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jc w:val="center"/>
        <w:rPr>
          <w:rFonts w:ascii="Times New Roman" w:hAnsi="Times New Roman"/>
          <w:sz w:val="24"/>
          <w:szCs w:val="24"/>
        </w:rPr>
      </w:pPr>
      <w:r>
        <w:rPr>
          <w:rFonts w:ascii="Times New Roman" w:hAnsi="Times New Roman"/>
          <w:sz w:val="24"/>
          <w:szCs w:val="24"/>
        </w:rPr>
        <w:drawing>
          <wp:inline distT="0" distB="0" distL="0" distR="0">
            <wp:extent cx="2940050" cy="823214"/>
            <wp:effectExtent l="0" t="0" r="0" b="0"/>
            <wp:docPr id="1073741825" name="officeArt object" descr="new letterhead logo.png"/>
            <wp:cNvGraphicFramePr/>
            <a:graphic xmlns:a="http://schemas.openxmlformats.org/drawingml/2006/main">
              <a:graphicData uri="http://schemas.openxmlformats.org/drawingml/2006/picture">
                <pic:pic xmlns:pic="http://schemas.openxmlformats.org/drawingml/2006/picture">
                  <pic:nvPicPr>
                    <pic:cNvPr id="1073741825" name="new letterhead logo.png" descr="new letterhead logo.png"/>
                    <pic:cNvPicPr>
                      <a:picLocks noChangeAspect="1"/>
                    </pic:cNvPicPr>
                  </pic:nvPicPr>
                  <pic:blipFill>
                    <a:blip r:embed="rId4">
                      <a:extLst/>
                    </a:blip>
                    <a:stretch>
                      <a:fillRect/>
                    </a:stretch>
                  </pic:blipFill>
                  <pic:spPr>
                    <a:xfrm>
                      <a:off x="0" y="0"/>
                      <a:ext cx="2940050" cy="823214"/>
                    </a:xfrm>
                    <a:prstGeom prst="rect">
                      <a:avLst/>
                    </a:prstGeom>
                    <a:ln w="12700" cap="flat">
                      <a:noFill/>
                      <a:miter lim="400000"/>
                    </a:ln>
                    <a:effectLst/>
                  </pic:spPr>
                </pic:pic>
              </a:graphicData>
            </a:graphic>
          </wp:inline>
        </w:drawing>
      </w:r>
    </w:p>
    <w:p>
      <w:pPr>
        <w:pStyle w:val="Body"/>
        <w:jc w:val="center"/>
        <w:rPr>
          <w:rFonts w:ascii="Times New Roman" w:hAnsi="Times New Roman"/>
          <w:sz w:val="24"/>
          <w:szCs w:val="24"/>
        </w:rPr>
      </w:pPr>
    </w:p>
    <w:p>
      <w:pPr>
        <w:pStyle w:val="Body"/>
        <w:jc w:val="center"/>
        <w:rPr>
          <w:rStyle w:val="Heading 1 Char"/>
        </w:rPr>
      </w:pPr>
      <w:r>
        <w:rPr>
          <w:rStyle w:val="Heading 1 Char"/>
          <w:rtl w:val="0"/>
          <w:lang w:val="en-US"/>
        </w:rPr>
        <w:t>Response to:</w:t>
      </w:r>
    </w:p>
    <w:p>
      <w:pPr>
        <w:pStyle w:val="Body"/>
        <w:jc w:val="center"/>
        <w:rPr>
          <w:rFonts w:ascii="Times New Roman" w:cs="Times New Roman" w:hAnsi="Times New Roman" w:eastAsia="Times New Roman"/>
          <w:b w:val="1"/>
          <w:bCs w:val="1"/>
          <w:color w:val="000000"/>
          <w:sz w:val="24"/>
          <w:szCs w:val="24"/>
          <w:u w:color="000000"/>
        </w:rPr>
      </w:pPr>
      <w:r>
        <w:rPr>
          <w:rFonts w:ascii="Times New Roman" w:hAnsi="Times New Roman"/>
          <w:b w:val="1"/>
          <w:bCs w:val="1"/>
          <w:color w:val="000000"/>
          <w:sz w:val="24"/>
          <w:szCs w:val="24"/>
          <w:u w:color="000000"/>
          <w:rtl w:val="0"/>
          <w:lang w:val="en-US"/>
        </w:rPr>
        <w:t xml:space="preserve">U.S. Navy, Office of Naval Research (ONR) </w:t>
      </w:r>
    </w:p>
    <w:p>
      <w:pPr>
        <w:pStyle w:val="Body"/>
        <w:jc w:val="center"/>
        <w:rPr>
          <w:rFonts w:ascii="Times New Roman" w:cs="Times New Roman" w:hAnsi="Times New Roman" w:eastAsia="Times New Roman"/>
          <w:b w:val="1"/>
          <w:bCs w:val="1"/>
          <w:color w:val="000000"/>
          <w:sz w:val="24"/>
          <w:szCs w:val="24"/>
          <w:u w:color="000000"/>
        </w:rPr>
      </w:pPr>
      <w:r>
        <w:rPr>
          <w:rFonts w:ascii="Times New Roman" w:hAnsi="Times New Roman"/>
          <w:b w:val="1"/>
          <w:bCs w:val="1"/>
          <w:color w:val="000000"/>
          <w:sz w:val="24"/>
          <w:szCs w:val="24"/>
          <w:u w:color="000000"/>
          <w:rtl w:val="0"/>
          <w:lang w:val="en-US"/>
        </w:rPr>
        <w:t xml:space="preserve">Information Technology (IT) Operations Support Services </w:t>
      </w:r>
    </w:p>
    <w:p>
      <w:pPr>
        <w:pStyle w:val="Body"/>
        <w:jc w:val="center"/>
        <w:rPr>
          <w:rStyle w:val="Heading 1 Char"/>
        </w:rPr>
      </w:pPr>
      <w:r>
        <w:rPr>
          <w:rStyle w:val="Heading 1 Char"/>
          <w:rtl w:val="0"/>
          <w:lang w:val="en-US"/>
        </w:rPr>
        <w:t>Solicitation Number N0001422R30030003</w:t>
      </w:r>
    </w:p>
    <w:p>
      <w:pPr>
        <w:pStyle w:val="Body"/>
        <w:jc w:val="center"/>
        <w:rPr>
          <w:rFonts w:ascii="Times New Roman" w:cs="Times New Roman" w:hAnsi="Times New Roman" w:eastAsia="Times New Roman"/>
          <w:b w:val="0"/>
          <w:bCs w:val="0"/>
          <w:sz w:val="24"/>
          <w:szCs w:val="24"/>
        </w:rPr>
      </w:pPr>
    </w:p>
    <w:p>
      <w:pPr>
        <w:pStyle w:val="Body"/>
        <w:jc w:val="center"/>
        <w:rPr>
          <w:rFonts w:ascii="Times New Roman" w:cs="Times New Roman" w:hAnsi="Times New Roman" w:eastAsia="Times New Roman"/>
          <w:b w:val="0"/>
          <w:bCs w:val="0"/>
          <w:sz w:val="24"/>
          <w:szCs w:val="24"/>
        </w:rPr>
      </w:pPr>
    </w:p>
    <w:p>
      <w:pPr>
        <w:pStyle w:val="Body"/>
        <w:jc w:val="center"/>
        <w:rPr>
          <w:rFonts w:ascii="Times New Roman" w:cs="Times New Roman" w:hAnsi="Times New Roman" w:eastAsia="Times New Roman"/>
          <w:b w:val="0"/>
          <w:bCs w:val="0"/>
          <w:sz w:val="24"/>
          <w:szCs w:val="24"/>
        </w:rPr>
      </w:pPr>
    </w:p>
    <w:p>
      <w:pPr>
        <w:pStyle w:val="Body"/>
        <w:jc w:val="center"/>
        <w:rPr>
          <w:rStyle w:val="Heading 1 Char"/>
        </w:rPr>
      </w:pPr>
      <w:r>
        <w:rPr>
          <w:rStyle w:val="Heading 1 Char"/>
          <w:rtl w:val="0"/>
          <w:lang w:val="en-US"/>
        </w:rPr>
        <w:t>Prepared for: Office of Naval Research</w:t>
      </w:r>
    </w:p>
    <w:p>
      <w:pPr>
        <w:pStyle w:val="Body"/>
        <w:jc w:val="center"/>
        <w:rPr>
          <w:rStyle w:val="Heading 1 Char"/>
        </w:rPr>
      </w:pPr>
      <w:r>
        <w:rPr>
          <w:rStyle w:val="Heading 1 Char"/>
          <w:rtl w:val="0"/>
          <w:lang w:val="en-US"/>
        </w:rPr>
        <w:t>875 N. Randolph St</w:t>
      </w:r>
    </w:p>
    <w:p>
      <w:pPr>
        <w:pStyle w:val="Body"/>
        <w:jc w:val="center"/>
        <w:rPr>
          <w:rStyle w:val="Heading 1 Char"/>
        </w:rPr>
      </w:pPr>
      <w:r>
        <w:rPr>
          <w:rStyle w:val="Heading 1 Char"/>
          <w:rtl w:val="0"/>
          <w:lang w:val="en-US"/>
        </w:rPr>
        <w:t>Arlington, VA 22203-1995</w:t>
      </w:r>
    </w:p>
    <w:p>
      <w:pPr>
        <w:pStyle w:val="Body"/>
        <w:jc w:val="center"/>
        <w:rPr>
          <w:rFonts w:ascii="Times New Roman" w:cs="Times New Roman" w:hAnsi="Times New Roman" w:eastAsia="Times New Roman"/>
          <w:b w:val="1"/>
          <w:bCs w:val="1"/>
          <w:i w:val="1"/>
          <w:iCs w:val="1"/>
          <w:sz w:val="24"/>
          <w:szCs w:val="24"/>
        </w:rPr>
      </w:pPr>
      <w:r>
        <w:rPr>
          <w:rStyle w:val="Hyperlink.0"/>
        </w:rPr>
        <w:fldChar w:fldCharType="begin" w:fldLock="0"/>
      </w:r>
      <w:r>
        <w:rPr>
          <w:rStyle w:val="Hyperlink.0"/>
        </w:rPr>
        <w:instrText xml:space="preserve"> HYPERLINK "mailto:James.R.Kazmierczak.civ@us.navy.mil"</w:instrText>
      </w:r>
      <w:r>
        <w:rPr>
          <w:rStyle w:val="Hyperlink.0"/>
        </w:rPr>
        <w:fldChar w:fldCharType="separate" w:fldLock="0"/>
      </w:r>
      <w:r>
        <w:rPr>
          <w:rStyle w:val="Hyperlink.0"/>
          <w:rtl w:val="0"/>
        </w:rPr>
        <w:t>James.R.Kazmierczak.civ@us.navy.mil</w:t>
      </w:r>
      <w:r>
        <w:rPr/>
        <w:fldChar w:fldCharType="end" w:fldLock="0"/>
      </w:r>
      <w:r>
        <w:rPr>
          <w:rFonts w:ascii="Times New Roman" w:hAnsi="Times New Roman"/>
          <w:b w:val="1"/>
          <w:bCs w:val="1"/>
          <w:color w:val="000000"/>
          <w:sz w:val="24"/>
          <w:szCs w:val="24"/>
          <w:u w:color="000000"/>
          <w:rtl w:val="0"/>
        </w:rPr>
        <w:t xml:space="preserve"> </w:t>
      </w:r>
    </w:p>
    <w:p>
      <w:pPr>
        <w:pStyle w:val="Body"/>
        <w:jc w:val="center"/>
        <w:rPr>
          <w:rFonts w:ascii="Times New Roman" w:cs="Times New Roman" w:hAnsi="Times New Roman" w:eastAsia="Times New Roman"/>
          <w:b w:val="0"/>
          <w:bCs w:val="0"/>
          <w:i w:val="0"/>
          <w:iCs w:val="0"/>
          <w:sz w:val="24"/>
          <w:szCs w:val="24"/>
        </w:rPr>
      </w:pPr>
    </w:p>
    <w:p>
      <w:pPr>
        <w:pStyle w:val="Body"/>
        <w:jc w:val="center"/>
        <w:rPr>
          <w:rFonts w:ascii="Times New Roman" w:cs="Times New Roman" w:hAnsi="Times New Roman" w:eastAsia="Times New Roman"/>
          <w:b w:val="0"/>
          <w:bCs w:val="0"/>
          <w:i w:val="0"/>
          <w:iCs w:val="0"/>
          <w:sz w:val="24"/>
          <w:szCs w:val="24"/>
        </w:rPr>
      </w:pPr>
    </w:p>
    <w:p>
      <w:pPr>
        <w:pStyle w:val="Body"/>
        <w:jc w:val="center"/>
        <w:rPr>
          <w:rStyle w:val="Heading 1 Char"/>
        </w:rPr>
      </w:pPr>
      <w:r>
        <w:rPr>
          <w:rStyle w:val="Heading 1 Char"/>
          <w:rtl w:val="0"/>
          <w:lang w:val="en-US"/>
        </w:rPr>
        <w:t>Prepared by:</w:t>
      </w:r>
    </w:p>
    <w:p>
      <w:pPr>
        <w:pStyle w:val="Body"/>
        <w:jc w:val="center"/>
        <w:rPr>
          <w:rStyle w:val="Heading 1 Char"/>
        </w:rPr>
      </w:pPr>
      <w:r>
        <w:rPr>
          <w:rStyle w:val="Heading 1 Char"/>
          <w:rtl w:val="0"/>
          <w:lang w:val="en-US"/>
        </w:rPr>
        <w:t>Avening Management and Technical Services, LLC (AveningTech)</w:t>
      </w:r>
    </w:p>
    <w:p>
      <w:pPr>
        <w:pStyle w:val="Body"/>
        <w:jc w:val="center"/>
        <w:rPr>
          <w:rStyle w:val="Heading 1 Char"/>
        </w:rPr>
      </w:pPr>
      <w:r>
        <w:rPr>
          <w:rStyle w:val="Heading 1 Char"/>
          <w:rtl w:val="0"/>
          <w:lang w:val="fr-FR"/>
        </w:rPr>
        <w:t>Unique Entity ID: L2KGH6N8RVC1</w:t>
      </w:r>
    </w:p>
    <w:p>
      <w:pPr>
        <w:pStyle w:val="Body"/>
        <w:jc w:val="center"/>
        <w:rPr>
          <w:rStyle w:val="Heading 1 Char"/>
        </w:rPr>
      </w:pPr>
      <w:r>
        <w:rPr>
          <w:rStyle w:val="Heading 1 Char"/>
          <w:rtl w:val="0"/>
          <w:lang w:val="en-US"/>
        </w:rPr>
        <w:t>11 North Maple Avenue, Suite 101</w:t>
      </w:r>
    </w:p>
    <w:p>
      <w:pPr>
        <w:pStyle w:val="Body"/>
        <w:jc w:val="center"/>
        <w:rPr>
          <w:rStyle w:val="Heading 1 Char"/>
        </w:rPr>
      </w:pPr>
      <w:r>
        <w:rPr>
          <w:rStyle w:val="Heading 1 Char"/>
          <w:rtl w:val="0"/>
          <w:lang w:val="en-US"/>
        </w:rPr>
        <w:t>La Plata, Maryland 20646</w:t>
      </w:r>
    </w:p>
    <w:p>
      <w:pPr>
        <w:pStyle w:val="Body"/>
        <w:jc w:val="center"/>
        <w:rPr>
          <w:rStyle w:val="Heading 1 Char"/>
        </w:rPr>
      </w:pPr>
      <w:r>
        <w:rPr>
          <w:rStyle w:val="Heading 1 Char"/>
          <w:rtl w:val="0"/>
        </w:rPr>
        <w:t>Tel: 301-848-2053</w:t>
      </w:r>
    </w:p>
    <w:p>
      <w:pPr>
        <w:pStyle w:val="Body"/>
        <w:rPr>
          <w:rFonts w:ascii="Times New Roman" w:cs="Times New Roman" w:hAnsi="Times New Roman" w:eastAsia="Times New Roman"/>
          <w:b w:val="0"/>
          <w:bCs w:val="0"/>
          <w:sz w:val="24"/>
          <w:szCs w:val="24"/>
        </w:rPr>
      </w:pPr>
    </w:p>
    <w:p>
      <w:pPr>
        <w:pStyle w:val="Body"/>
        <w:rPr>
          <w:rFonts w:ascii="Times New Roman" w:cs="Times New Roman" w:hAnsi="Times New Roman" w:eastAsia="Times New Roman"/>
          <w:b w:val="0"/>
          <w:bCs w:val="0"/>
          <w:sz w:val="24"/>
          <w:szCs w:val="24"/>
        </w:rPr>
      </w:pPr>
    </w:p>
    <w:p>
      <w:pPr>
        <w:pStyle w:val="Body"/>
        <w:rPr>
          <w:rFonts w:ascii="Times New Roman" w:cs="Times New Roman" w:hAnsi="Times New Roman" w:eastAsia="Times New Roman"/>
          <w:b w:val="0"/>
          <w:bCs w:val="0"/>
          <w:sz w:val="24"/>
          <w:szCs w:val="24"/>
        </w:rPr>
      </w:pPr>
    </w:p>
    <w:p>
      <w:pPr>
        <w:pStyle w:val="Body"/>
        <w:jc w:val="center"/>
        <w:rPr>
          <w:rStyle w:val="Heading 1 Char"/>
        </w:rPr>
      </w:pPr>
      <w:r>
        <w:rPr>
          <w:rStyle w:val="Heading 1 Char"/>
          <w:rtl w:val="0"/>
          <w:lang w:val="en-US"/>
        </w:rPr>
        <w:t xml:space="preserve">06 June 2022 </w:t>
      </w:r>
    </w:p>
    <w:p>
      <w:pPr>
        <w:pStyle w:val="Body"/>
        <w:jc w:val="both"/>
        <w:rPr>
          <w:rFonts w:ascii="Times New Roman" w:cs="Times New Roman" w:hAnsi="Times New Roman" w:eastAsia="Times New Roman"/>
          <w:b w:val="0"/>
          <w:bCs w:val="0"/>
          <w:sz w:val="24"/>
          <w:szCs w:val="24"/>
        </w:rPr>
      </w:pPr>
    </w:p>
    <w:p>
      <w:pPr>
        <w:pStyle w:val="Body"/>
        <w:jc w:val="both"/>
        <w:rPr>
          <w:rFonts w:ascii="Times New Roman" w:cs="Times New Roman" w:hAnsi="Times New Roman" w:eastAsia="Times New Roman"/>
          <w:b w:val="0"/>
          <w:bCs w:val="0"/>
          <w:sz w:val="24"/>
          <w:szCs w:val="24"/>
        </w:rPr>
      </w:pPr>
    </w:p>
    <w:p>
      <w:pPr>
        <w:pStyle w:val="Body"/>
        <w:jc w:val="both"/>
        <w:rPr>
          <w:rFonts w:ascii="Times New Roman" w:cs="Times New Roman" w:hAnsi="Times New Roman" w:eastAsia="Times New Roman"/>
          <w:b w:val="0"/>
          <w:bCs w:val="0"/>
          <w:sz w:val="24"/>
          <w:szCs w:val="24"/>
        </w:rPr>
      </w:pPr>
    </w:p>
    <w:p>
      <w:pPr>
        <w:pStyle w:val="Body"/>
        <w:jc w:val="center"/>
        <w:rPr>
          <w:rStyle w:val="Heading 1 Char"/>
        </w:rPr>
      </w:pPr>
      <w:r>
        <w:rPr>
          <w:rStyle w:val="Heading 1 Char"/>
          <w:rtl w:val="0"/>
          <w:lang w:val="en-US"/>
        </w:rPr>
        <w:t xml:space="preserve">Volume II - Technical Factor 1, Technical Capability </w:t>
      </w:r>
    </w:p>
    <w:p>
      <w:pPr>
        <w:pStyle w:val="Body"/>
        <w:jc w:val="center"/>
        <w:rPr>
          <w:rStyle w:val="Heading 1 Char"/>
        </w:rPr>
      </w:pPr>
      <w:r>
        <w:rPr>
          <w:rStyle w:val="Heading 1 Char"/>
          <w:rtl w:val="0"/>
          <w:lang w:val="en-US"/>
        </w:rPr>
        <w:t xml:space="preserve">Technical Element 1 </w:t>
      </w:r>
      <w:r>
        <w:rPr>
          <w:rFonts w:ascii="Times New Roman" w:hAnsi="Times New Roman" w:hint="default"/>
          <w:b w:val="1"/>
          <w:bCs w:val="1"/>
          <w:sz w:val="24"/>
          <w:szCs w:val="24"/>
          <w:rtl w:val="0"/>
          <w:lang w:val="en-US"/>
        </w:rPr>
        <w:t xml:space="preserve">– </w:t>
      </w:r>
      <w:r>
        <w:rPr>
          <w:rStyle w:val="Heading 1 Char"/>
          <w:rtl w:val="0"/>
          <w:lang w:val="en-US"/>
        </w:rPr>
        <w:t xml:space="preserve">Technical Approach </w:t>
      </w:r>
    </w:p>
    <w:p>
      <w:pPr>
        <w:pStyle w:val="Body"/>
        <w:jc w:val="center"/>
        <w:rPr>
          <w:rStyle w:val="Heading 1 Char"/>
        </w:rPr>
      </w:pPr>
      <w:r>
        <w:rPr>
          <w:rStyle w:val="Heading 1 Char"/>
          <w:rtl w:val="0"/>
          <w:lang w:val="en-US"/>
        </w:rPr>
        <w:t xml:space="preserve">Technical Element 2 </w:t>
      </w:r>
      <w:r>
        <w:rPr>
          <w:rFonts w:ascii="Times New Roman" w:hAnsi="Times New Roman" w:hint="default"/>
          <w:b w:val="1"/>
          <w:bCs w:val="1"/>
          <w:sz w:val="24"/>
          <w:szCs w:val="24"/>
          <w:rtl w:val="0"/>
          <w:lang w:val="en-US"/>
        </w:rPr>
        <w:t xml:space="preserve">– </w:t>
      </w:r>
      <w:r>
        <w:rPr>
          <w:rStyle w:val="Heading 1 Char"/>
          <w:rtl w:val="0"/>
          <w:lang w:val="en-US"/>
        </w:rPr>
        <w:t xml:space="preserve">Personnel Requirements &amp; Qualifications </w:t>
      </w:r>
    </w:p>
    <w:p>
      <w:pPr>
        <w:pStyle w:val="Body"/>
        <w:jc w:val="center"/>
        <w:rPr>
          <w:rStyle w:val="Heading 1 Char"/>
        </w:rPr>
      </w:pPr>
      <w:r>
        <w:rPr>
          <w:rStyle w:val="Heading 1 Char"/>
          <w:rtl w:val="0"/>
          <w:lang w:val="en-US"/>
        </w:rPr>
        <w:t xml:space="preserve">Technical Element 3 </w:t>
      </w:r>
      <w:r>
        <w:rPr>
          <w:rFonts w:ascii="Times New Roman" w:hAnsi="Times New Roman" w:hint="default"/>
          <w:b w:val="1"/>
          <w:bCs w:val="1"/>
          <w:sz w:val="24"/>
          <w:szCs w:val="24"/>
          <w:rtl w:val="0"/>
          <w:lang w:val="en-US"/>
        </w:rPr>
        <w:t xml:space="preserve">– </w:t>
      </w:r>
      <w:r>
        <w:rPr>
          <w:rStyle w:val="Heading 1 Char"/>
          <w:rtl w:val="0"/>
          <w:lang w:val="en-US"/>
        </w:rPr>
        <w:t xml:space="preserve">Management Approach </w:t>
      </w:r>
    </w:p>
    <w:p>
      <w:pPr>
        <w:pStyle w:val="Body"/>
        <w:jc w:val="center"/>
        <w:rPr>
          <w:rFonts w:ascii="Times New Roman" w:cs="Times New Roman" w:hAnsi="Times New Roman" w:eastAsia="Times New Roman"/>
          <w:b w:val="0"/>
          <w:bCs w:val="0"/>
          <w:sz w:val="20"/>
          <w:szCs w:val="20"/>
        </w:rPr>
      </w:pPr>
    </w:p>
    <w:p>
      <w:pPr>
        <w:pStyle w:val="Body"/>
        <w:jc w:val="both"/>
        <w:rPr>
          <w:rFonts w:ascii="Times New Roman" w:cs="Times New Roman" w:hAnsi="Times New Roman" w:eastAsia="Times New Roman"/>
          <w:b w:val="0"/>
          <w:bCs w:val="0"/>
          <w:sz w:val="20"/>
          <w:szCs w:val="20"/>
        </w:rPr>
      </w:pPr>
    </w:p>
    <w:p>
      <w:pPr>
        <w:pStyle w:val="Body"/>
        <w:jc w:val="both"/>
        <w:rPr>
          <w:rFonts w:ascii="Times New Roman" w:cs="Times New Roman" w:hAnsi="Times New Roman" w:eastAsia="Times New Roman"/>
          <w:b w:val="0"/>
          <w:bCs w:val="0"/>
          <w:sz w:val="20"/>
          <w:szCs w:val="20"/>
        </w:rPr>
      </w:pPr>
    </w:p>
    <w:p>
      <w:pPr>
        <w:pStyle w:val="Body"/>
        <w:jc w:val="both"/>
        <w:rPr>
          <w:rFonts w:ascii="Times New Roman" w:cs="Times New Roman" w:hAnsi="Times New Roman" w:eastAsia="Times New Roman"/>
          <w:b w:val="0"/>
          <w:bCs w:val="0"/>
          <w:sz w:val="20"/>
          <w:szCs w:val="20"/>
        </w:rPr>
      </w:pPr>
    </w:p>
    <w:p>
      <w:pPr>
        <w:pStyle w:val="Body"/>
        <w:jc w:val="both"/>
        <w:rPr>
          <w:rFonts w:ascii="Times New Roman" w:cs="Times New Roman" w:hAnsi="Times New Roman" w:eastAsia="Times New Roman"/>
          <w:b w:val="0"/>
          <w:bCs w:val="0"/>
          <w:sz w:val="20"/>
          <w:szCs w:val="20"/>
        </w:rPr>
      </w:pPr>
    </w:p>
    <w:p>
      <w:pPr>
        <w:pStyle w:val="Body"/>
        <w:jc w:val="both"/>
        <w:rPr>
          <w:rFonts w:ascii="Times New Roman" w:cs="Times New Roman" w:hAnsi="Times New Roman" w:eastAsia="Times New Roman"/>
          <w:b w:val="0"/>
          <w:bCs w:val="0"/>
          <w:sz w:val="20"/>
          <w:szCs w:val="20"/>
        </w:rPr>
      </w:pPr>
    </w:p>
    <w:p>
      <w:pPr>
        <w:pStyle w:val="Body"/>
        <w:jc w:val="both"/>
        <w:rPr>
          <w:rFonts w:ascii="Times New Roman" w:cs="Times New Roman" w:hAnsi="Times New Roman" w:eastAsia="Times New Roman"/>
          <w:b w:val="0"/>
          <w:bCs w:val="0"/>
          <w:sz w:val="20"/>
          <w:szCs w:val="20"/>
        </w:rPr>
      </w:pPr>
    </w:p>
    <w:p>
      <w:pPr>
        <w:pStyle w:val="Body"/>
        <w:jc w:val="both"/>
      </w:pPr>
      <w:r>
        <w:rPr>
          <w:rFonts w:ascii="Times New Roman" w:hAnsi="Times New Roman"/>
          <w:b w:val="1"/>
          <w:bCs w:val="1"/>
          <w:sz w:val="20"/>
          <w:szCs w:val="20"/>
          <w:rtl w:val="0"/>
          <w:lang w:val="en-US"/>
        </w:rPr>
        <w:t xml:space="preserve">Restrictions on Disclosure of Data: </w:t>
      </w:r>
      <w:r>
        <w:rPr>
          <w:rFonts w:ascii="Times New Roman" w:hAnsi="Times New Roman"/>
          <w:sz w:val="20"/>
          <w:szCs w:val="20"/>
          <w:rtl w:val="0"/>
          <w:lang w:val="en-US"/>
        </w:rPr>
        <w:t>This proposal includes data that shall not be disclosed outside the Government and shall not be duplicated, used, or disclosed -- in whole or in part -- for any purpose other than to evaluate this proposal. If, however, a contract is awarded to this offeror as a result of -- or in connection with -- the submission of this data, the Government shall have the right to duplicate, use or disclose the data to the extent provided in the resulting order. This restriction does not limit the Government</w:t>
      </w:r>
      <w:r>
        <w:rPr>
          <w:rFonts w:ascii="Times New Roman" w:hAnsi="Times New Roman" w:hint="default"/>
          <w:sz w:val="20"/>
          <w:szCs w:val="20"/>
          <w:rtl w:val="0"/>
          <w:lang w:val="en-US"/>
        </w:rPr>
        <w:t>’</w:t>
      </w:r>
      <w:r>
        <w:rPr>
          <w:rFonts w:ascii="Times New Roman" w:hAnsi="Times New Roman"/>
          <w:sz w:val="20"/>
          <w:szCs w:val="20"/>
          <w:rtl w:val="0"/>
          <w:lang w:val="en-US"/>
        </w:rPr>
        <w:t>s right to use information contained in this data if it is obtained from another source without restriction.</w:t>
      </w:r>
      <w:commentRangeStart w:id="0"/>
      <w:r>
        <w:rPr>
          <w:rFonts w:ascii="Times New Roman" w:hAnsi="Times New Roman"/>
          <w:sz w:val="20"/>
          <w:szCs w:val="20"/>
          <w:rtl w:val="0"/>
        </w:rPr>
        <w:t xml:space="preserve"> </w:t>
      </w:r>
      <w:commentRangeEnd w:id="0"/>
      <w:r>
        <w:commentReference w:id="0"/>
      </w:r>
    </w:p>
    <w:p>
      <w:pPr>
        <w:pStyle w:val="TOC Heading"/>
      </w:pPr>
      <w:r>
        <w:rPr>
          <w:rtl w:val="0"/>
        </w:rPr>
        <w:t>Contents</w:t>
      </w:r>
    </w:p>
    <w:p>
      <w:pPr>
        <w:pStyle w:val="Body"/>
      </w:pPr>
      <w:r>
        <w:rPr/>
        <w:fldChar w:fldCharType="begin" w:fldLock="0"/>
      </w:r>
      <w:r>
        <w:instrText xml:space="preserve"> TOC \t "Heading, 1"</w:instrText>
      </w:r>
      <w:r>
        <w:rPr/>
        <w:fldChar w:fldCharType="separate" w:fldLock="0"/>
      </w:r>
    </w:p>
    <w:p>
      <w:pPr>
        <w:pStyle w:val="TOC 1"/>
      </w:pPr>
      <w:r>
        <w:rPr>
          <w:rFonts w:cs="Arial Unicode MS" w:eastAsia="Arial Unicode MS" w:hint="default"/>
          <w:rtl w:val="0"/>
        </w:rPr>
        <w:t xml:space="preserve">1. Technical Element 1 – Technical Approach </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 xml:space="preserve">1.2 Program Management </w:t>
        <w:tab/>
      </w:r>
      <w:r>
        <w:rPr/>
        <w:fldChar w:fldCharType="begin" w:fldLock="0"/>
      </w:r>
      <w:r>
        <w:instrText xml:space="preserve"> PAGEREF _Toc1 \h </w:instrText>
      </w:r>
      <w:r>
        <w:rPr/>
        <w:fldChar w:fldCharType="separate" w:fldLock="0"/>
      </w:r>
      <w:r>
        <w:rPr>
          <w:rFonts w:cs="Arial Unicode MS" w:eastAsia="Arial Unicode MS"/>
          <w:rtl w:val="0"/>
        </w:rPr>
        <w:t>10</w:t>
      </w:r>
      <w:r>
        <w:rPr/>
        <w:fldChar w:fldCharType="end" w:fldLock="0"/>
      </w:r>
    </w:p>
    <w:p>
      <w:pPr>
        <w:pStyle w:val="TOC 1"/>
      </w:pPr>
      <w:r>
        <w:rPr>
          <w:rFonts w:cs="Arial Unicode MS" w:eastAsia="Arial Unicode MS"/>
          <w:rtl w:val="0"/>
        </w:rPr>
        <w:t>1.3 IT Help desk (ONR OneDesk)</w:t>
        <w:tab/>
      </w:r>
      <w:r>
        <w:rPr/>
        <w:fldChar w:fldCharType="begin" w:fldLock="0"/>
      </w:r>
      <w:r>
        <w:instrText xml:space="preserve"> PAGEREF _Toc2 \h </w:instrText>
      </w:r>
      <w:r>
        <w:rPr/>
        <w:fldChar w:fldCharType="separate" w:fldLock="0"/>
      </w:r>
      <w:r>
        <w:rPr>
          <w:rFonts w:cs="Arial Unicode MS" w:eastAsia="Arial Unicode MS"/>
          <w:rtl w:val="0"/>
        </w:rPr>
        <w:t>15</w:t>
      </w:r>
      <w:r>
        <w:rPr/>
        <w:fldChar w:fldCharType="end" w:fldLock="0"/>
      </w:r>
    </w:p>
    <w:p>
      <w:pPr>
        <w:pStyle w:val="TOC 1"/>
      </w:pPr>
      <w:r>
        <w:rPr>
          <w:rFonts w:cs="Arial Unicode MS" w:eastAsia="Arial Unicode MS"/>
          <w:rtl w:val="0"/>
        </w:rPr>
        <w:t xml:space="preserve">1.4 Tech Refresh </w:t>
        <w:tab/>
      </w:r>
      <w:r>
        <w:rPr/>
        <w:fldChar w:fldCharType="begin" w:fldLock="0"/>
      </w:r>
      <w:r>
        <w:instrText xml:space="preserve"> PAGEREF _Toc3 \h </w:instrText>
      </w:r>
      <w:r>
        <w:rPr/>
        <w:fldChar w:fldCharType="separate" w:fldLock="0"/>
      </w:r>
      <w:r>
        <w:rPr>
          <w:rFonts w:cs="Arial Unicode MS" w:eastAsia="Arial Unicode MS"/>
          <w:rtl w:val="0"/>
        </w:rPr>
        <w:t>19</w:t>
      </w:r>
      <w:r>
        <w:rPr/>
        <w:fldChar w:fldCharType="end" w:fldLock="0"/>
      </w:r>
    </w:p>
    <w:p>
      <w:pPr>
        <w:pStyle w:val="TOC 1"/>
      </w:pPr>
      <w:r>
        <w:rPr>
          <w:rFonts w:cs="Arial Unicode MS" w:eastAsia="Arial Unicode MS"/>
          <w:rtl w:val="0"/>
        </w:rPr>
        <w:t>1.5 Information Assurance</w:t>
        <w:tab/>
      </w:r>
      <w:r>
        <w:rPr/>
        <w:fldChar w:fldCharType="begin" w:fldLock="0"/>
      </w:r>
      <w:r>
        <w:instrText xml:space="preserve"> PAGEREF _Toc4 \h </w:instrText>
      </w:r>
      <w:r>
        <w:rPr/>
        <w:fldChar w:fldCharType="separate" w:fldLock="0"/>
      </w:r>
      <w:r>
        <w:rPr>
          <w:rFonts w:cs="Arial Unicode MS" w:eastAsia="Arial Unicode MS"/>
          <w:rtl w:val="0"/>
        </w:rPr>
        <w:t>22</w:t>
      </w:r>
      <w:r>
        <w:rPr/>
        <w:fldChar w:fldCharType="end" w:fldLock="0"/>
      </w:r>
    </w:p>
    <w:p>
      <w:pPr>
        <w:pStyle w:val="TOC 1"/>
      </w:pPr>
      <w:r>
        <w:rPr>
          <w:rFonts w:cs="Arial Unicode MS" w:eastAsia="Arial Unicode MS"/>
          <w:rtl w:val="0"/>
        </w:rPr>
        <w:t>1.6 Enterprise/Cloud Architecture</w:t>
        <w:tab/>
      </w:r>
      <w:r>
        <w:rPr/>
        <w:fldChar w:fldCharType="begin" w:fldLock="0"/>
      </w:r>
      <w:r>
        <w:instrText xml:space="preserve"> PAGEREF _Toc5 \h </w:instrText>
      </w:r>
      <w:r>
        <w:rPr/>
        <w:fldChar w:fldCharType="separate" w:fldLock="0"/>
      </w:r>
      <w:r>
        <w:rPr>
          <w:rFonts w:cs="Arial Unicode MS" w:eastAsia="Arial Unicode MS"/>
          <w:rtl w:val="0"/>
        </w:rPr>
        <w:t>26</w:t>
      </w:r>
      <w:r>
        <w:rPr/>
        <w:fldChar w:fldCharType="end" w:fldLock="0"/>
      </w:r>
    </w:p>
    <w:p>
      <w:pPr>
        <w:pStyle w:val="TOC 1"/>
      </w:pPr>
      <w:r>
        <w:rPr>
          <w:rFonts w:cs="Arial Unicode MS" w:eastAsia="Arial Unicode MS"/>
          <w:rtl w:val="0"/>
        </w:rPr>
        <w:t>1.7 Applications/Web Support</w:t>
        <w:tab/>
      </w:r>
      <w:r>
        <w:rPr/>
        <w:fldChar w:fldCharType="begin" w:fldLock="0"/>
      </w:r>
      <w:r>
        <w:instrText xml:space="preserve"> PAGEREF _Toc6 \h </w:instrText>
      </w:r>
      <w:r>
        <w:rPr/>
        <w:fldChar w:fldCharType="separate" w:fldLock="0"/>
      </w:r>
      <w:r>
        <w:rPr>
          <w:rFonts w:cs="Arial Unicode MS" w:eastAsia="Arial Unicode MS"/>
          <w:rtl w:val="0"/>
        </w:rPr>
        <w:t>29</w:t>
      </w:r>
      <w:r>
        <w:rPr/>
        <w:fldChar w:fldCharType="end" w:fldLock="0"/>
      </w:r>
    </w:p>
    <w:p>
      <w:pPr>
        <w:pStyle w:val="TOC 1"/>
      </w:pPr>
      <w:r>
        <w:rPr>
          <w:rFonts w:cs="Arial Unicode MS" w:eastAsia="Arial Unicode MS"/>
          <w:rtl w:val="0"/>
        </w:rPr>
        <w:t xml:space="preserve">1.8 Network Support </w:t>
        <w:tab/>
      </w:r>
      <w:r>
        <w:rPr/>
        <w:fldChar w:fldCharType="begin" w:fldLock="0"/>
      </w:r>
      <w:r>
        <w:instrText xml:space="preserve"> PAGEREF _Toc7 \h </w:instrText>
      </w:r>
      <w:r>
        <w:rPr/>
        <w:fldChar w:fldCharType="separate" w:fldLock="0"/>
      </w:r>
      <w:r>
        <w:rPr>
          <w:rFonts w:cs="Arial Unicode MS" w:eastAsia="Arial Unicode MS"/>
          <w:rtl w:val="0"/>
        </w:rPr>
        <w:t>31</w:t>
      </w:r>
      <w:r>
        <w:rPr/>
        <w:fldChar w:fldCharType="end" w:fldLock="0"/>
      </w:r>
    </w:p>
    <w:p>
      <w:pPr>
        <w:pStyle w:val="TOC 1"/>
      </w:pPr>
      <w:r>
        <w:rPr>
          <w:rFonts w:cs="Arial Unicode MS" w:eastAsia="Arial Unicode MS"/>
          <w:rtl w:val="0"/>
        </w:rPr>
        <w:t xml:space="preserve">1.9 VTC and AV </w:t>
        <w:tab/>
      </w:r>
      <w:r>
        <w:rPr/>
        <w:fldChar w:fldCharType="begin" w:fldLock="0"/>
      </w:r>
      <w:r>
        <w:instrText xml:space="preserve"> PAGEREF _Toc8 \h </w:instrText>
      </w:r>
      <w:r>
        <w:rPr/>
        <w:fldChar w:fldCharType="separate" w:fldLock="0"/>
      </w:r>
      <w:r>
        <w:rPr>
          <w:rFonts w:cs="Arial Unicode MS" w:eastAsia="Arial Unicode MS"/>
          <w:rtl w:val="0"/>
        </w:rPr>
        <w:t>32</w:t>
      </w:r>
      <w:r>
        <w:rPr/>
        <w:fldChar w:fldCharType="end" w:fldLock="0"/>
      </w:r>
    </w:p>
    <w:p>
      <w:pPr>
        <w:pStyle w:val="TOC 1"/>
      </w:pPr>
      <w:r>
        <w:rPr>
          <w:rFonts w:cs="Arial Unicode MS" w:eastAsia="Arial Unicode MS" w:hint="default"/>
          <w:rtl w:val="0"/>
        </w:rPr>
        <w:t xml:space="preserve">Resume for Program Manager – NAME </w:t>
        <w:tab/>
      </w:r>
      <w:r>
        <w:rPr/>
        <w:fldChar w:fldCharType="begin" w:fldLock="0"/>
      </w:r>
      <w:r>
        <w:instrText xml:space="preserve"> PAGEREF _Toc9 \h </w:instrText>
      </w:r>
      <w:r>
        <w:rPr/>
        <w:fldChar w:fldCharType="separate" w:fldLock="0"/>
      </w:r>
      <w:r>
        <w:rPr>
          <w:rFonts w:cs="Arial Unicode MS" w:eastAsia="Arial Unicode MS"/>
          <w:rtl w:val="0"/>
        </w:rPr>
        <w:t>35</w:t>
      </w:r>
      <w:r>
        <w:rPr/>
        <w:fldChar w:fldCharType="end" w:fldLock="0"/>
      </w:r>
    </w:p>
    <w:p>
      <w:pPr>
        <w:pStyle w:val="TOC 1"/>
      </w:pPr>
      <w:r>
        <w:rPr>
          <w:rFonts w:cs="Arial Unicode MS" w:eastAsia="Arial Unicode MS" w:hint="default"/>
          <w:rtl w:val="0"/>
        </w:rPr>
        <w:t xml:space="preserve">Resume for Principal Network Systems Engineer 1 – NAME </w:t>
        <w:tab/>
      </w:r>
      <w:r>
        <w:rPr/>
        <w:fldChar w:fldCharType="begin" w:fldLock="0"/>
      </w:r>
      <w:r>
        <w:instrText xml:space="preserve"> PAGEREF _Toc10 \h </w:instrText>
      </w:r>
      <w:r>
        <w:rPr/>
        <w:fldChar w:fldCharType="separate" w:fldLock="0"/>
      </w:r>
      <w:r>
        <w:rPr>
          <w:rFonts w:cs="Arial Unicode MS" w:eastAsia="Arial Unicode MS"/>
          <w:rtl w:val="0"/>
        </w:rPr>
        <w:t>35</w:t>
      </w:r>
      <w:r>
        <w:rPr/>
        <w:fldChar w:fldCharType="end" w:fldLock="0"/>
      </w:r>
    </w:p>
    <w:p>
      <w:pPr>
        <w:pStyle w:val="TOC 1"/>
      </w:pPr>
      <w:r>
        <w:rPr>
          <w:rFonts w:cs="Arial Unicode MS" w:eastAsia="Arial Unicode MS" w:hint="default"/>
          <w:rtl w:val="0"/>
        </w:rPr>
        <w:t xml:space="preserve">Resume for Principal Network Systems Engineer 2 – NAME </w:t>
        <w:tab/>
      </w:r>
      <w:r>
        <w:rPr/>
        <w:fldChar w:fldCharType="begin" w:fldLock="0"/>
      </w:r>
      <w:r>
        <w:instrText xml:space="preserve"> PAGEREF _Toc11 \h </w:instrText>
      </w:r>
      <w:r>
        <w:rPr/>
        <w:fldChar w:fldCharType="separate" w:fldLock="0"/>
      </w:r>
      <w:r>
        <w:rPr>
          <w:rFonts w:cs="Arial Unicode MS" w:eastAsia="Arial Unicode MS"/>
          <w:rtl w:val="0"/>
        </w:rPr>
        <w:t>35</w:t>
      </w:r>
      <w:r>
        <w:rPr/>
        <w:fldChar w:fldCharType="end" w:fldLock="0"/>
      </w:r>
    </w:p>
    <w:p>
      <w:pPr>
        <w:pStyle w:val="TOC 1"/>
      </w:pPr>
      <w:r>
        <w:rPr>
          <w:rFonts w:cs="Arial Unicode MS" w:eastAsia="Arial Unicode MS" w:hint="default"/>
          <w:rtl w:val="0"/>
        </w:rPr>
        <w:t xml:space="preserve">Resume for Application Development Team Lead – NAME </w:t>
        <w:tab/>
      </w:r>
      <w:r>
        <w:rPr/>
        <w:fldChar w:fldCharType="begin" w:fldLock="0"/>
      </w:r>
      <w:r>
        <w:instrText xml:space="preserve"> PAGEREF _Toc12 \h </w:instrText>
      </w:r>
      <w:r>
        <w:rPr/>
        <w:fldChar w:fldCharType="separate" w:fldLock="0"/>
      </w:r>
      <w:r>
        <w:rPr>
          <w:rFonts w:cs="Arial Unicode MS" w:eastAsia="Arial Unicode MS"/>
          <w:rtl w:val="0"/>
        </w:rPr>
        <w:t>35</w:t>
      </w:r>
      <w:r>
        <w:rPr/>
        <w:fldChar w:fldCharType="end" w:fldLock="0"/>
      </w:r>
    </w:p>
    <w:p>
      <w:pPr>
        <w:pStyle w:val="TOC 1"/>
      </w:pPr>
      <w:r>
        <w:rPr>
          <w:rFonts w:cs="Arial Unicode MS" w:eastAsia="Arial Unicode MS" w:hint="default"/>
          <w:rtl w:val="0"/>
        </w:rPr>
        <w:t xml:space="preserve">Resume for Information Assurance Lead – NAME </w:t>
        <w:tab/>
      </w:r>
      <w:r>
        <w:rPr/>
        <w:fldChar w:fldCharType="begin" w:fldLock="0"/>
      </w:r>
      <w:r>
        <w:instrText xml:space="preserve"> PAGEREF _Toc13 \h </w:instrText>
      </w:r>
      <w:r>
        <w:rPr/>
        <w:fldChar w:fldCharType="separate" w:fldLock="0"/>
      </w:r>
      <w:r>
        <w:rPr>
          <w:rFonts w:cs="Arial Unicode MS" w:eastAsia="Arial Unicode MS"/>
          <w:rtl w:val="0"/>
        </w:rPr>
        <w:t>35</w:t>
      </w:r>
      <w:r>
        <w:rPr/>
        <w:fldChar w:fldCharType="end" w:fldLock="0"/>
      </w:r>
    </w:p>
    <w:p>
      <w:pPr>
        <w:pStyle w:val="TOC 1"/>
      </w:pPr>
      <w:r>
        <w:rPr>
          <w:rFonts w:cs="Arial Unicode MS" w:eastAsia="Arial Unicode MS" w:hint="default"/>
          <w:rtl w:val="0"/>
        </w:rPr>
        <w:t xml:space="preserve">Resume for Enterprise Architect – NAME </w:t>
        <w:tab/>
      </w:r>
      <w:r>
        <w:rPr/>
        <w:fldChar w:fldCharType="begin" w:fldLock="0"/>
      </w:r>
      <w:r>
        <w:instrText xml:space="preserve"> PAGEREF _Toc14 \h </w:instrText>
      </w:r>
      <w:r>
        <w:rPr/>
        <w:fldChar w:fldCharType="separate" w:fldLock="0"/>
      </w:r>
      <w:r>
        <w:rPr>
          <w:rFonts w:cs="Arial Unicode MS" w:eastAsia="Arial Unicode MS"/>
          <w:rtl w:val="0"/>
        </w:rPr>
        <w:t>35</w:t>
      </w:r>
      <w:r>
        <w:rPr/>
        <w:fldChar w:fldCharType="end" w:fldLock="0"/>
      </w:r>
    </w:p>
    <w:p>
      <w:pPr>
        <w:pStyle w:val="TOC 1"/>
      </w:pPr>
      <w:r>
        <w:rPr>
          <w:rFonts w:cs="Arial Unicode MS" w:eastAsia="Arial Unicode MS" w:hint="default"/>
          <w:rtl w:val="0"/>
        </w:rPr>
        <w:t xml:space="preserve">Resume for Assistant Contract Technical Representative (ACTR) (Senior) – NAME </w:t>
        <w:tab/>
      </w:r>
      <w:r>
        <w:rPr/>
        <w:fldChar w:fldCharType="begin" w:fldLock="0"/>
      </w:r>
      <w:r>
        <w:instrText xml:space="preserve"> PAGEREF _Toc15 \h </w:instrText>
      </w:r>
      <w:r>
        <w:rPr/>
        <w:fldChar w:fldCharType="separate" w:fldLock="0"/>
      </w:r>
      <w:r>
        <w:rPr>
          <w:rFonts w:cs="Arial Unicode MS" w:eastAsia="Arial Unicode MS"/>
          <w:rtl w:val="0"/>
        </w:rPr>
        <w:t>36</w:t>
      </w:r>
      <w:r>
        <w:rPr/>
        <w:fldChar w:fldCharType="end" w:fldLock="0"/>
      </w:r>
    </w:p>
    <w:p>
      <w:pPr>
        <w:pStyle w:val="TOC 1"/>
      </w:pPr>
      <w:r>
        <w:rPr>
          <w:rFonts w:cs="Arial Unicode MS" w:eastAsia="Arial Unicode MS" w:hint="default"/>
          <w:rtl w:val="0"/>
        </w:rPr>
        <w:t xml:space="preserve">Resume for Configuration Manager – NAME </w:t>
        <w:tab/>
      </w:r>
      <w:r>
        <w:rPr/>
        <w:fldChar w:fldCharType="begin" w:fldLock="0"/>
      </w:r>
      <w:r>
        <w:instrText xml:space="preserve"> PAGEREF _Toc16 \h </w:instrText>
      </w:r>
      <w:r>
        <w:rPr/>
        <w:fldChar w:fldCharType="separate" w:fldLock="0"/>
      </w:r>
      <w:r>
        <w:rPr>
          <w:rFonts w:cs="Arial Unicode MS" w:eastAsia="Arial Unicode MS"/>
          <w:rtl w:val="0"/>
        </w:rPr>
        <w:t>36</w:t>
      </w:r>
      <w:r>
        <w:rPr/>
        <w:fldChar w:fldCharType="end" w:fldLock="0"/>
      </w:r>
    </w:p>
    <w:p>
      <w:pPr>
        <w:pStyle w:val="TOC 1"/>
      </w:pPr>
      <w:r>
        <w:rPr>
          <w:rFonts w:cs="Arial Unicode MS" w:eastAsia="Arial Unicode MS" w:hint="default"/>
          <w:rtl w:val="0"/>
        </w:rPr>
        <w:t xml:space="preserve">Resume for AV/VTC Lead – NAME </w:t>
        <w:tab/>
      </w:r>
      <w:r>
        <w:rPr/>
        <w:fldChar w:fldCharType="begin" w:fldLock="0"/>
      </w:r>
      <w:r>
        <w:instrText xml:space="preserve"> PAGEREF _Toc17 \h </w:instrText>
      </w:r>
      <w:r>
        <w:rPr/>
        <w:fldChar w:fldCharType="separate" w:fldLock="0"/>
      </w:r>
      <w:r>
        <w:rPr>
          <w:rFonts w:cs="Arial Unicode MS" w:eastAsia="Arial Unicode MS"/>
          <w:rtl w:val="0"/>
        </w:rPr>
        <w:t>36</w:t>
      </w:r>
      <w:r>
        <w:rPr/>
        <w:fldChar w:fldCharType="end" w:fldLock="0"/>
      </w:r>
    </w:p>
    <w:p>
      <w:pPr>
        <w:pStyle w:val="TOC 1"/>
      </w:pPr>
      <w:r>
        <w:rPr>
          <w:rFonts w:cs="Arial Unicode MS" w:eastAsia="Arial Unicode MS" w:hint="default"/>
          <w:rtl w:val="0"/>
        </w:rPr>
        <w:t xml:space="preserve">Resume for Asset Manager (Senior) – NAME </w:t>
        <w:tab/>
      </w:r>
      <w:r>
        <w:rPr/>
        <w:fldChar w:fldCharType="begin" w:fldLock="0"/>
      </w:r>
      <w:r>
        <w:instrText xml:space="preserve"> PAGEREF _Toc18 \h </w:instrText>
      </w:r>
      <w:r>
        <w:rPr/>
        <w:fldChar w:fldCharType="separate" w:fldLock="0"/>
      </w:r>
      <w:r>
        <w:rPr>
          <w:rFonts w:cs="Arial Unicode MS" w:eastAsia="Arial Unicode MS"/>
          <w:rtl w:val="0"/>
        </w:rPr>
        <w:t>36</w:t>
      </w:r>
      <w:r>
        <w:rPr/>
        <w:fldChar w:fldCharType="end" w:fldLock="0"/>
      </w:r>
    </w:p>
    <w:p>
      <w:pPr>
        <w:pStyle w:val="TOC 1"/>
      </w:pPr>
      <w:r>
        <w:rPr>
          <w:rFonts w:cs="Arial Unicode MS" w:eastAsia="Arial Unicode MS"/>
          <w:rtl w:val="0"/>
        </w:rPr>
        <w:t>3.0 Management Approach</w:t>
        <w:tab/>
      </w:r>
      <w:r>
        <w:rPr/>
        <w:fldChar w:fldCharType="begin" w:fldLock="0"/>
      </w:r>
      <w:r>
        <w:instrText xml:space="preserve"> PAGEREF _Toc19 \h </w:instrText>
      </w:r>
      <w:r>
        <w:rPr/>
        <w:fldChar w:fldCharType="separate" w:fldLock="0"/>
      </w:r>
      <w:r>
        <w:rPr>
          <w:rFonts w:cs="Arial Unicode MS" w:eastAsia="Arial Unicode MS"/>
          <w:rtl w:val="0"/>
        </w:rPr>
        <w:t>37</w:t>
      </w:r>
      <w:r>
        <w:rPr/>
        <w:fldChar w:fldCharType="end" w:fldLock="0"/>
      </w:r>
    </w:p>
    <w:p>
      <w:pPr>
        <w:pStyle w:val="TOC 1"/>
      </w:pPr>
      <w:r>
        <w:rPr>
          <w:rFonts w:cs="Arial Unicode MS" w:eastAsia="Arial Unicode MS"/>
          <w:rtl w:val="0"/>
        </w:rPr>
        <w:t xml:space="preserve">3.1 Project Management </w:t>
        <w:tab/>
      </w:r>
      <w:r>
        <w:rPr/>
        <w:fldChar w:fldCharType="begin" w:fldLock="0"/>
      </w:r>
      <w:r>
        <w:instrText xml:space="preserve"> PAGEREF _Toc20 \h </w:instrText>
      </w:r>
      <w:r>
        <w:rPr/>
        <w:fldChar w:fldCharType="separate" w:fldLock="0"/>
      </w:r>
      <w:r>
        <w:rPr>
          <w:rFonts w:cs="Arial Unicode MS" w:eastAsia="Arial Unicode MS"/>
          <w:rtl w:val="0"/>
        </w:rPr>
        <w:t>37</w:t>
      </w:r>
      <w:r>
        <w:rPr/>
        <w:fldChar w:fldCharType="end" w:fldLock="0"/>
      </w:r>
    </w:p>
    <w:p>
      <w:pPr>
        <w:pStyle w:val="TOC 1"/>
      </w:pPr>
      <w:r>
        <w:rPr>
          <w:rFonts w:cs="Arial Unicode MS" w:eastAsia="Arial Unicode MS"/>
          <w:rtl w:val="0"/>
        </w:rPr>
        <w:t xml:space="preserve">3.2 Personnel Management </w:t>
        <w:tab/>
      </w:r>
      <w:r>
        <w:rPr/>
        <w:fldChar w:fldCharType="begin" w:fldLock="0"/>
      </w:r>
      <w:r>
        <w:instrText xml:space="preserve"> PAGEREF _Toc21 \h </w:instrText>
      </w:r>
      <w:r>
        <w:rPr/>
        <w:fldChar w:fldCharType="separate" w:fldLock="0"/>
      </w:r>
      <w:r>
        <w:rPr>
          <w:rFonts w:cs="Arial Unicode MS" w:eastAsia="Arial Unicode MS"/>
          <w:rtl w:val="0"/>
        </w:rPr>
        <w:t>39</w:t>
      </w:r>
      <w:r>
        <w:rPr/>
        <w:fldChar w:fldCharType="end" w:fldLock="0"/>
      </w:r>
    </w:p>
    <w:p>
      <w:pPr>
        <w:pStyle w:val="TOC 1"/>
      </w:pPr>
      <w:r>
        <w:rPr>
          <w:rFonts w:cs="Arial Unicode MS" w:eastAsia="Arial Unicode MS"/>
          <w:rtl w:val="0"/>
        </w:rPr>
        <w:t xml:space="preserve">3.3 Financial Management </w:t>
        <w:tab/>
      </w:r>
      <w:r>
        <w:rPr/>
        <w:fldChar w:fldCharType="begin" w:fldLock="0"/>
      </w:r>
      <w:r>
        <w:instrText xml:space="preserve"> PAGEREF _Toc22 \h </w:instrText>
      </w:r>
      <w:r>
        <w:rPr/>
        <w:fldChar w:fldCharType="separate" w:fldLock="0"/>
      </w:r>
      <w:r>
        <w:rPr>
          <w:rFonts w:cs="Arial Unicode MS" w:eastAsia="Arial Unicode MS"/>
          <w:rtl w:val="0"/>
        </w:rPr>
        <w:t>41</w:t>
      </w:r>
      <w:r>
        <w:rPr/>
        <w:fldChar w:fldCharType="end" w:fldLock="0"/>
      </w:r>
    </w:p>
    <w:p>
      <w:pPr>
        <w:pStyle w:val="TOC 1"/>
      </w:pPr>
      <w:r>
        <w:rPr>
          <w:rFonts w:cs="Arial Unicode MS" w:eastAsia="Arial Unicode MS"/>
          <w:rtl w:val="0"/>
        </w:rPr>
        <w:t xml:space="preserve">3.4 Distribution of Tasks Among Team </w:t>
        <w:tab/>
      </w:r>
      <w:r>
        <w:rPr/>
        <w:fldChar w:fldCharType="begin" w:fldLock="0"/>
      </w:r>
      <w:r>
        <w:instrText xml:space="preserve"> PAGEREF _Toc23 \h </w:instrText>
      </w:r>
      <w:r>
        <w:rPr/>
        <w:fldChar w:fldCharType="separate" w:fldLock="0"/>
      </w:r>
      <w:r>
        <w:rPr>
          <w:rFonts w:cs="Arial Unicode MS" w:eastAsia="Arial Unicode MS"/>
          <w:rtl w:val="0"/>
        </w:rPr>
        <w:t>42</w:t>
      </w:r>
      <w:r>
        <w:rPr/>
        <w:fldChar w:fldCharType="end" w:fldLock="0"/>
      </w:r>
    </w:p>
    <w:p>
      <w:pPr>
        <w:pStyle w:val="TOC 1"/>
      </w:pPr>
      <w:r>
        <w:rPr>
          <w:rFonts w:cs="Arial Unicode MS" w:eastAsia="Arial Unicode MS"/>
          <w:rtl w:val="0"/>
        </w:rPr>
        <w:t xml:space="preserve">3.5 Continuation of Essential Services </w:t>
        <w:tab/>
      </w:r>
      <w:r>
        <w:rPr/>
        <w:fldChar w:fldCharType="begin" w:fldLock="0"/>
      </w:r>
      <w:r>
        <w:instrText xml:space="preserve"> PAGEREF _Toc24 \h </w:instrText>
      </w:r>
      <w:r>
        <w:rPr/>
        <w:fldChar w:fldCharType="separate" w:fldLock="0"/>
      </w:r>
      <w:r>
        <w:rPr>
          <w:rFonts w:cs="Arial Unicode MS" w:eastAsia="Arial Unicode MS"/>
          <w:rtl w:val="0"/>
        </w:rPr>
        <w:t>42</w:t>
      </w:r>
      <w:r>
        <w:rPr/>
        <w:fldChar w:fldCharType="end" w:fldLock="0"/>
      </w:r>
    </w:p>
    <w:p>
      <w:pPr>
        <w:pStyle w:val="TOC 1"/>
      </w:pPr>
      <w:r>
        <w:rPr>
          <w:rFonts w:cs="Arial Unicode MS" w:eastAsia="Arial Unicode MS"/>
          <w:rtl w:val="0"/>
        </w:rPr>
        <w:t>May 2022</w:t>
        <w:tab/>
      </w:r>
      <w:r>
        <w:rPr/>
        <w:fldChar w:fldCharType="begin" w:fldLock="0"/>
      </w:r>
      <w:r>
        <w:instrText xml:space="preserve"> PAGEREF _Toc25 \h </w:instrText>
      </w:r>
      <w:r>
        <w:rPr/>
        <w:fldChar w:fldCharType="separate" w:fldLock="0"/>
      </w:r>
      <w:r>
        <w:rPr>
          <w:rFonts w:cs="Arial Unicode MS" w:eastAsia="Arial Unicode MS"/>
          <w:rtl w:val="0"/>
        </w:rPr>
        <w:t>44</w:t>
      </w:r>
      <w:r>
        <w:rPr/>
        <w:fldChar w:fldCharType="end" w:fldLock="0"/>
      </w:r>
    </w:p>
    <w:p>
      <w:pPr>
        <w:pStyle w:val="TOC 1"/>
      </w:pPr>
      <w:r>
        <w:rPr>
          <w:rFonts w:cs="Arial Unicode MS" w:eastAsia="Arial Unicode MS"/>
          <w:rtl w:val="0"/>
        </w:rPr>
        <w:t>Mission-Essential Contractor Services</w:t>
        <w:tab/>
      </w:r>
      <w:r>
        <w:rPr/>
        <w:fldChar w:fldCharType="begin" w:fldLock="0"/>
      </w:r>
      <w:r>
        <w:instrText xml:space="preserve"> PAGEREF _Toc26 \h </w:instrText>
      </w:r>
      <w:r>
        <w:rPr/>
        <w:fldChar w:fldCharType="separate" w:fldLock="0"/>
      </w:r>
      <w:r>
        <w:rPr>
          <w:rFonts w:cs="Arial Unicode MS" w:eastAsia="Arial Unicode MS"/>
          <w:rtl w:val="0"/>
        </w:rPr>
        <w:t>50</w:t>
      </w:r>
      <w:r>
        <w:rPr/>
        <w:fldChar w:fldCharType="end" w:fldLock="0"/>
      </w:r>
    </w:p>
    <w:p>
      <w:pPr>
        <w:pStyle w:val="TOC 1"/>
      </w:pPr>
      <w:r>
        <w:rPr>
          <w:rFonts w:cs="Arial Unicode MS" w:eastAsia="Arial Unicode MS"/>
          <w:rtl w:val="0"/>
        </w:rPr>
        <w:t>SIGNATURE PAGE</w:t>
        <w:tab/>
      </w:r>
      <w:r>
        <w:rPr/>
        <w:fldChar w:fldCharType="begin" w:fldLock="0"/>
      </w:r>
      <w:r>
        <w:instrText xml:space="preserve"> PAGEREF _Toc27 \h </w:instrText>
      </w:r>
      <w:r>
        <w:rPr/>
        <w:fldChar w:fldCharType="separate" w:fldLock="0"/>
      </w:r>
      <w:r>
        <w:rPr>
          <w:rFonts w:cs="Arial Unicode MS" w:eastAsia="Arial Unicode MS"/>
          <w:rtl w:val="0"/>
        </w:rPr>
        <w:t>50</w:t>
      </w:r>
      <w:r>
        <w:rPr/>
        <w:fldChar w:fldCharType="end" w:fldLock="0"/>
      </w:r>
    </w:p>
    <w:p>
      <w:pPr>
        <w:pStyle w:val="Body"/>
      </w:pPr>
      <w:r>
        <w:rPr/>
        <w:fldChar w:fldCharType="end" w:fldLock="0"/>
      </w:r>
    </w:p>
    <w:p>
      <w:pPr>
        <w:pStyle w:val="Body Text"/>
        <w:sectPr>
          <w:headerReference w:type="default" r:id="rId5"/>
          <w:footerReference w:type="default" r:id="rId6"/>
          <w:pgSz w:w="12240" w:h="15840" w:orient="portrait"/>
          <w:pgMar w:top="1440" w:right="1440" w:bottom="1440" w:left="1440" w:header="720" w:footer="720"/>
          <w:bidi w:val="0"/>
        </w:sectPr>
      </w:pPr>
    </w:p>
    <w:p>
      <w:pPr>
        <w:pStyle w:val="Body Text"/>
      </w:pPr>
      <w:r>
        <w:rPr>
          <w:rFonts w:cs="Arial Unicode MS" w:eastAsia="Arial Unicode MS"/>
          <w:color w:val="000000"/>
          <w:sz w:val="20"/>
          <w:szCs w:val="20"/>
          <w:u w:color="000000"/>
          <w:rtl w:val="0"/>
          <w:lang w:val="en-US"/>
        </w:rPr>
        <w:t xml:space="preserve">Technical Element 1 </w:t>
      </w:r>
      <w:r>
        <w:rPr>
          <w:rFonts w:cs="Arial Unicode MS" w:eastAsia="Arial Unicode MS" w:hint="default"/>
          <w:color w:val="000000"/>
          <w:sz w:val="20"/>
          <w:szCs w:val="20"/>
          <w:u w:color="000000"/>
          <w:rtl w:val="0"/>
          <w:lang w:val="en-US"/>
        </w:rPr>
        <w:t xml:space="preserve">– </w:t>
      </w:r>
      <w:r>
        <w:rPr>
          <w:rFonts w:cs="Arial Unicode MS" w:eastAsia="Arial Unicode MS"/>
          <w:color w:val="000000"/>
          <w:sz w:val="20"/>
          <w:szCs w:val="20"/>
          <w:u w:color="000000"/>
          <w:rtl w:val="0"/>
          <w:lang w:val="en-US"/>
        </w:rPr>
        <w:t>Technical Approach</w:t>
      </w:r>
    </w:p>
    <w:p>
      <w:pPr>
        <w:pStyle w:val="Heading"/>
      </w:pPr>
      <w:bookmarkStart w:name="_Toc" w:id="1"/>
      <w:r>
        <w:rPr>
          <w:rFonts w:cs="Arial Unicode MS" w:eastAsia="Arial Unicode MS"/>
          <w:rtl w:val="0"/>
        </w:rPr>
        <w:t xml:space="preserve">1. Technical Element 1 </w:t>
      </w:r>
      <w:r>
        <w:rPr>
          <w:rFonts w:cs="Arial Unicode MS" w:eastAsia="Arial Unicode MS" w:hint="default"/>
          <w:rtl w:val="0"/>
        </w:rPr>
        <w:t xml:space="preserve">– </w:t>
      </w:r>
      <w:r>
        <w:rPr>
          <w:rFonts w:cs="Arial Unicode MS" w:eastAsia="Arial Unicode MS"/>
          <w:rtl w:val="0"/>
        </w:rPr>
        <w:t>Technical Approach</w:t>
      </w:r>
      <w:del w:id="2" w:date="2022-05-22T22:59:53Z" w:author="Tom Termini">
        <w:r>
          <w:rPr>
            <w:rFonts w:cs="Arial Unicode MS" w:eastAsia="Arial Unicode MS"/>
            <w:rtl w:val="0"/>
          </w:rPr>
          <w:delText xml:space="preserve">  </w:delText>
        </w:r>
      </w:del>
      <w:ins w:id="3" w:date="2022-05-22T22:59:53Z" w:author="Tom Termini">
        <w:r>
          <w:rPr>
            <w:rFonts w:cs="Arial Unicode MS" w:eastAsia="Arial Unicode MS"/>
            <w:rtl w:val="0"/>
          </w:rPr>
          <w:t xml:space="preserve"> </w:t>
        </w:r>
      </w:ins>
      <w:bookmarkEnd w:id="1"/>
    </w:p>
    <w:p>
      <w:pPr>
        <w:pStyle w:val="Body"/>
        <w:spacing w:after="120"/>
        <w:rPr>
          <w:del w:id="4" w:date="2022-05-22T22:31:52Z" w:author="Tom Termini"/>
          <w:rFonts w:ascii="Times New Roman" w:cs="Times New Roman" w:hAnsi="Times New Roman" w:eastAsia="Times New Roman"/>
          <w:sz w:val="24"/>
          <w:szCs w:val="24"/>
        </w:rPr>
      </w:pPr>
      <w:del w:id="5" w:date="2022-05-22T22:31:52Z" w:author="Tom Termini">
        <w:r>
          <w:rPr>
            <w:rFonts w:ascii="Times New Roman" w:hAnsi="Times New Roman"/>
            <w:sz w:val="24"/>
            <w:szCs w:val="24"/>
            <w:rtl w:val="0"/>
            <w:lang w:val="en-US"/>
          </w:rPr>
          <w:delText>As unstable and unpredictable security situations increase around the globe, the United States Navy faces even greater challenges to the readiness and resiliency of its Sailors and Marines and more, Navy and Marine Corps warfighters rely on technological superiority coupled with easy-to-use interfaces that exploit the power of available information to establish strategic and tactical advantages across a wide range of threats and contingencies. As a pioneer in the public support of science and technology research to benefit U.S. naval services and the nation, the Office of Naval Research (ONR) manages and funds basic and applied science and advanced technology development with an array of partners in academia, industry, and government in the United States and around the world, while also working in close cooperation with the Navy</w:delText>
        </w:r>
      </w:del>
      <w:del w:id="6" w:date="2022-05-22T22:31:52Z" w:author="Tom Termini">
        <w:r>
          <w:rPr>
            <w:rFonts w:ascii="Times New Roman" w:hAnsi="Times New Roman" w:hint="default"/>
            <w:sz w:val="24"/>
            <w:szCs w:val="24"/>
            <w:rtl w:val="0"/>
            <w:lang w:val="en-US"/>
          </w:rPr>
          <w:delText>’</w:delText>
        </w:r>
      </w:del>
      <w:del w:id="7" w:date="2022-05-22T22:31:52Z" w:author="Tom Termini">
        <w:r>
          <w:rPr>
            <w:rFonts w:ascii="Times New Roman" w:hAnsi="Times New Roman"/>
            <w:sz w:val="24"/>
            <w:szCs w:val="24"/>
            <w:rtl w:val="0"/>
            <w:lang w:val="en-US"/>
          </w:rPr>
          <w:delText xml:space="preserve">s systems commands and their warfighting centers. </w:delText>
        </w:r>
      </w:del>
      <w:commentRangeStart w:id="8"/>
      <w:del w:id="9" w:date="2022-05-22T22:31:52Z" w:author="Tom Termini">
        <w:r>
          <w:rPr>
            <w:rFonts w:ascii="Times New Roman" w:hAnsi="Times New Roman"/>
            <w:sz w:val="24"/>
            <w:szCs w:val="24"/>
            <w:rtl w:val="0"/>
            <w:lang w:val="en-US"/>
          </w:rPr>
          <w:delText>It</w:delText>
        </w:r>
      </w:del>
      <w:commentRangeEnd w:id="8"/>
      <w:r>
        <w:commentReference w:id="8"/>
      </w:r>
      <w:commentRangeStart w:id="10"/>
      <w:commentRangeStart w:id="11"/>
      <w:commentRangeStart w:id="12"/>
      <w:del w:id="13" w:date="2022-05-22T22:31:52Z" w:author="Tom Termini">
        <w:r>
          <w:rPr>
            <w:rFonts w:ascii="Times New Roman" w:hAnsi="Times New Roman"/>
            <w:sz w:val="24"/>
            <w:szCs w:val="24"/>
            <w:rtl w:val="0"/>
          </w:rPr>
          <w:delText xml:space="preserve"> </w:delText>
        </w:r>
      </w:del>
      <w:commentRangeEnd w:id="10"/>
      <w:r>
        <w:commentReference w:id="10"/>
      </w:r>
      <w:commentRangeEnd w:id="11"/>
      <w:r>
        <w:commentReference w:id="11"/>
      </w:r>
      <w:commentRangeEnd w:id="12"/>
      <w:r>
        <w:commentReference w:id="12"/>
      </w:r>
      <w:del w:id="14" w:date="2022-05-22T22:31:52Z" w:author="Tom Termini">
        <w:r>
          <w:rPr>
            <w:rFonts w:ascii="Times New Roman" w:hAnsi="Times New Roman"/>
            <w:sz w:val="24"/>
            <w:szCs w:val="24"/>
            <w:rtl w:val="0"/>
            <w:lang w:val="en-US"/>
          </w:rPr>
          <w:delText xml:space="preserve">fosters technological innovations in a wide range of fields while maintaining a scientific research infrastructure that makes breakthroughs possible. These innovations in intelligence, oceanography, meteorology, information warfare, networking, and space capabilities, coupled with practical real-world application, are critical to ensuring the effectiveness, safety, health, and well-being of Sailors and </w:delText>
        </w:r>
      </w:del>
      <w:commentRangeStart w:id="15"/>
      <w:commentRangeStart w:id="16"/>
      <w:del w:id="17" w:date="2022-05-22T22:31:52Z" w:author="Tom Termini">
        <w:r>
          <w:rPr>
            <w:rFonts w:ascii="Times New Roman" w:hAnsi="Times New Roman"/>
            <w:sz w:val="24"/>
            <w:szCs w:val="24"/>
            <w:rtl w:val="0"/>
          </w:rPr>
          <w:delText>Marines</w:delText>
        </w:r>
      </w:del>
      <w:commentRangeEnd w:id="15"/>
      <w:r>
        <w:commentReference w:id="15"/>
      </w:r>
      <w:commentRangeEnd w:id="16"/>
      <w:r>
        <w:commentReference w:id="16"/>
      </w:r>
      <w:del w:id="18" w:date="2022-05-22T22:31:52Z" w:author="Tom Termini">
        <w:r>
          <w:rPr>
            <w:rFonts w:ascii="Times New Roman" w:hAnsi="Times New Roman"/>
            <w:sz w:val="24"/>
            <w:szCs w:val="24"/>
            <w:rtl w:val="0"/>
          </w:rPr>
          <w:delText>.</w:delText>
        </w:r>
      </w:del>
    </w:p>
    <w:p>
      <w:pPr>
        <w:pStyle w:val="Body"/>
        <w:spacing w:after="120"/>
        <w:rPr>
          <w:ins w:id="19" w:date="2022-05-22T22:44:50Z" w:author="Tom Termini"/>
          <w:rFonts w:ascii="Times New Roman" w:cs="Times New Roman" w:hAnsi="Times New Roman" w:eastAsia="Times New Roman"/>
          <w:sz w:val="24"/>
          <w:szCs w:val="24"/>
        </w:rPr>
      </w:pPr>
      <w:ins w:id="20" w:date="2022-05-22T22:44:50Z" w:author="Tom Termini">
        <w:r>
          <w:rPr>
            <w:rFonts w:ascii="Times New Roman" w:hAnsi="Times New Roman"/>
            <w:sz w:val="24"/>
            <w:szCs w:val="24"/>
            <w:rtl w:val="0"/>
            <w:lang w:val="en-US"/>
          </w:rPr>
          <w:t>As unstable and unpredictable security situations increase around the globe, the United States Navy faces even greater challenges to the readiness and resiliency of its Sailors and Marines and more, Navy and Marine Corps warfighters rely on technological superiority coupled with easy-to-use interfaces that exploit the power of available information to establish strategic and tactical advantages across a wide range of threats and contingencies. As a pioneer in the public support of science and technology research to benefit U.S. naval services and the nation, the Office of Naval Research (ONR) manages and funds basic and applied science and advanced technology development with an array of partners in academia, industry, and government in the United States and around the world, while also working in close cooperation with the Navy</w:t>
        </w:r>
      </w:ins>
      <w:ins w:id="21" w:date="2022-05-22T22:44:50Z" w:author="Tom Termini">
        <w:r>
          <w:rPr>
            <w:rFonts w:ascii="Times New Roman" w:hAnsi="Times New Roman" w:hint="default"/>
            <w:sz w:val="24"/>
            <w:szCs w:val="24"/>
            <w:rtl w:val="1"/>
          </w:rPr>
          <w:t>’</w:t>
        </w:r>
      </w:ins>
      <w:ins w:id="22" w:date="2022-05-22T22:44:50Z" w:author="Tom Termini">
        <w:r>
          <w:rPr>
            <w:rFonts w:ascii="Times New Roman" w:hAnsi="Times New Roman"/>
            <w:sz w:val="24"/>
            <w:szCs w:val="24"/>
            <w:rtl w:val="0"/>
            <w:lang w:val="en-US"/>
          </w:rPr>
          <w:t>s systems commands and their warfighting centers. These innovations in intelligence, oceanography, meteorology, information warfare, networking, and space capabilities, coupled with practical real-world application, are critical to ensuring the effectiveness, safety, health, and well-being of Sailors and Marines.</w:t>
        </w:r>
      </w:ins>
    </w:p>
    <w:p>
      <w:pPr>
        <w:pStyle w:val="Body"/>
        <w:spacing w:after="120"/>
        <w:rPr>
          <w:rFonts w:ascii="Times New Roman" w:cs="Times New Roman" w:hAnsi="Times New Roman" w:eastAsia="Times New Roman"/>
          <w:sz w:val="24"/>
          <w:szCs w:val="24"/>
        </w:rPr>
      </w:pPr>
      <w:r>
        <w:rPr>
          <w:rFonts w:ascii="Times New Roman" w:hAnsi="Times New Roman"/>
          <w:sz w:val="24"/>
          <w:szCs w:val="24"/>
          <w:rtl w:val="0"/>
          <w:lang w:val="en-US"/>
        </w:rPr>
        <w:t>To successfully accomplish its mission and goals, ONR requires a support contractor with a full range of capabilities to operate, maintain, and modernize ONR</w:t>
      </w:r>
      <w:r>
        <w:rPr>
          <w:rFonts w:ascii="Times New Roman" w:hAnsi="Times New Roman" w:hint="default"/>
          <w:sz w:val="24"/>
          <w:szCs w:val="24"/>
          <w:rtl w:val="0"/>
          <w:lang w:val="en-US"/>
        </w:rPr>
        <w:t>’</w:t>
      </w:r>
      <w:r>
        <w:rPr>
          <w:rFonts w:ascii="Times New Roman" w:hAnsi="Times New Roman"/>
          <w:sz w:val="24"/>
          <w:szCs w:val="24"/>
          <w:rtl w:val="0"/>
          <w:lang w:val="en-US"/>
        </w:rPr>
        <w:t xml:space="preserve">s information technology (IT) enterprise. This support will ensure full exploitation of IT resources to support ONR business processes and continual reviews of those processes to identify opportunities for improvement. </w:t>
      </w:r>
    </w:p>
    <w:p>
      <w:pPr>
        <w:pStyle w:val="Body Text"/>
      </w:pPr>
      <w:r>
        <w:rPr>
          <w:rFonts w:cs="Arial Unicode MS" w:eastAsia="Arial Unicode MS"/>
          <w:rtl w:val="0"/>
        </w:rPr>
        <w:t xml:space="preserve">AveningTech takes great care in the selection of teaming partners for contract engagements to ensure that our team is fully capable of addressing the scope and level of effort of an engagement. The AveningTech senior management team has significant experience successfully operating as a prime contractor and have all assembled and managed teams comprising both large and small business subcontractors and teammates. Our relationships with service and product providers extend throughout industry and academia and enable us to assemble teams composed of the most effective mix of skills and experience for each specific program. We continuously develop and nurture positive relationships within industry, and frequently re-partner on subsequent and follow-on engagements. </w:t>
      </w:r>
    </w:p>
    <w:p>
      <w:pPr>
        <w:pStyle w:val="Body"/>
        <w:spacing w:after="120"/>
        <w:rPr>
          <w:rFonts w:ascii="Times New Roman" w:cs="Times New Roman" w:hAnsi="Times New Roman" w:eastAsia="Times New Roman"/>
          <w:sz w:val="24"/>
          <w:szCs w:val="24"/>
        </w:rPr>
      </w:pPr>
      <w:r>
        <w:rPr>
          <w:rFonts w:ascii="Times New Roman" w:hAnsi="Times New Roman"/>
          <w:b w:val="1"/>
          <w:bCs w:val="1"/>
          <w:i w:val="1"/>
          <w:iCs w:val="1"/>
          <w:sz w:val="24"/>
          <w:szCs w:val="24"/>
          <w:rtl w:val="0"/>
          <w:lang w:val="en-US"/>
        </w:rPr>
        <w:t>The AveningTech/BWI Team, consisting of Avening Management and Technical Services (AveningTech, the prime) and Blackwatch International Corporation (BWI), is the best partner to provide ONR with a complete solution for your IT support needs.</w:t>
      </w:r>
    </w:p>
    <w:p>
      <w:pPr>
        <w:pStyle w:val="Body"/>
        <w:spacing w:after="120"/>
        <w:rPr>
          <w:rFonts w:ascii="Times New Roman" w:cs="Times New Roman" w:hAnsi="Times New Roman" w:eastAsia="Times New Roman"/>
          <w:sz w:val="24"/>
          <w:szCs w:val="24"/>
        </w:rPr>
      </w:pPr>
      <w:r>
        <w:rPr>
          <w:rFonts w:ascii="Times New Roman" w:hAnsi="Times New Roman"/>
          <w:b w:val="1"/>
          <w:bCs w:val="1"/>
          <w:color w:val="ff0000"/>
          <w:sz w:val="24"/>
          <w:szCs w:val="24"/>
          <w:u w:color="ff0000"/>
          <w:rtl w:val="0"/>
          <w:lang w:val="en-US"/>
        </w:rPr>
        <w:t xml:space="preserve">AveningTech/BWI </w:t>
      </w:r>
      <w:r>
        <w:rPr>
          <w:rFonts w:ascii="Times New Roman" w:hAnsi="Times New Roman" w:hint="default"/>
          <w:b w:val="1"/>
          <w:bCs w:val="1"/>
          <w:color w:val="ff0000"/>
          <w:sz w:val="24"/>
          <w:szCs w:val="24"/>
          <w:u w:color="ff0000"/>
          <w:rtl w:val="0"/>
          <w:lang w:val="en-US"/>
        </w:rPr>
        <w:t xml:space="preserve">– </w:t>
      </w:r>
      <w:r>
        <w:rPr>
          <w:rFonts w:ascii="Times New Roman" w:hAnsi="Times New Roman"/>
          <w:b w:val="1"/>
          <w:bCs w:val="1"/>
          <w:color w:val="ff0000"/>
          <w:sz w:val="24"/>
          <w:szCs w:val="24"/>
          <w:u w:color="ff0000"/>
          <w:rtl w:val="0"/>
          <w:lang w:val="en-US"/>
        </w:rPr>
        <w:t>Your Complete Solution Partner.</w:t>
      </w:r>
      <w:r>
        <w:rPr>
          <w:rStyle w:val="Heading 1 Char"/>
          <w:rtl w:val="0"/>
        </w:rPr>
        <w:t xml:space="preserve"> </w:t>
      </w:r>
      <w:r>
        <w:rPr>
          <w:rFonts w:ascii="Times New Roman" w:hAnsi="Times New Roman"/>
          <w:sz w:val="24"/>
          <w:szCs w:val="24"/>
          <w:rtl w:val="0"/>
          <w:lang w:val="en-US"/>
        </w:rPr>
        <w:t>Led by an established</w:t>
      </w:r>
      <w:ins w:id="23" w:date="2022-05-22T22:32:12Z" w:author="Tom Termini">
        <w:r>
          <w:rPr>
            <w:rFonts w:ascii="Times New Roman" w:hAnsi="Times New Roman"/>
            <w:sz w:val="24"/>
            <w:szCs w:val="24"/>
            <w:rtl w:val="0"/>
            <w:lang w:val="en-US"/>
          </w:rPr>
          <w:t xml:space="preserve"> </w:t>
        </w:r>
      </w:ins>
      <w:del w:id="24" w:date="2022-05-22T22:32:12Z" w:author="Tom Termini">
        <w:r>
          <w:rPr>
            <w:rFonts w:ascii="Times New Roman" w:hAnsi="Times New Roman"/>
            <w:sz w:val="24"/>
            <w:szCs w:val="24"/>
            <w:rtl w:val="0"/>
            <w:lang w:val="fr-FR"/>
          </w:rPr>
          <w:delText xml:space="preserve">, mature, </w:delText>
        </w:r>
      </w:del>
      <w:r>
        <w:rPr>
          <w:rFonts w:ascii="Times New Roman" w:hAnsi="Times New Roman"/>
          <w:sz w:val="24"/>
          <w:szCs w:val="24"/>
          <w:rtl w:val="0"/>
          <w:lang w:val="en-US"/>
        </w:rPr>
        <w:t xml:space="preserve">and stable 8(a) firm with a proven record of success in IT strategic management for the Navy and other Defense customers, the AveningTech/BWI Team </w:t>
      </w:r>
      <w:del w:id="25" w:date="2022-05-22T22:33:15Z" w:author="Tom Termini">
        <w:r>
          <w:rPr>
            <w:rFonts w:ascii="Times New Roman" w:hAnsi="Times New Roman"/>
            <w:sz w:val="24"/>
            <w:szCs w:val="24"/>
            <w:rtl w:val="0"/>
            <w:lang w:val="de-DE"/>
          </w:rPr>
          <w:delText>understands</w:delText>
        </w:r>
      </w:del>
      <w:ins w:id="26" w:date="2022-05-22T22:33:21Z" w:author="Tom Termini">
        <w:r>
          <w:rPr>
            <w:rFonts w:ascii="Times New Roman" w:hAnsi="Times New Roman"/>
            <w:sz w:val="24"/>
            <w:szCs w:val="24"/>
            <w:rtl w:val="0"/>
            <w:lang w:val="en-US"/>
          </w:rPr>
          <w:t>is well-suited to take on</w:t>
        </w:r>
      </w:ins>
      <w:r>
        <w:rPr>
          <w:rFonts w:ascii="Times New Roman" w:hAnsi="Times New Roman"/>
          <w:sz w:val="24"/>
          <w:szCs w:val="24"/>
          <w:rtl w:val="0"/>
          <w:lang w:val="pt-PT"/>
        </w:rPr>
        <w:t xml:space="preserve"> ONR</w:t>
      </w:r>
      <w:r>
        <w:rPr>
          <w:rFonts w:ascii="Times New Roman" w:hAnsi="Times New Roman" w:hint="default"/>
          <w:sz w:val="24"/>
          <w:szCs w:val="24"/>
          <w:rtl w:val="0"/>
          <w:lang w:val="en-US"/>
        </w:rPr>
        <w:t>’</w:t>
      </w:r>
      <w:r>
        <w:rPr>
          <w:rFonts w:ascii="Times New Roman" w:hAnsi="Times New Roman"/>
          <w:sz w:val="24"/>
          <w:szCs w:val="24"/>
          <w:rtl w:val="0"/>
          <w:lang w:val="en-US"/>
        </w:rPr>
        <w:t xml:space="preserve">s challenges. As long-term Navy and DoD partners, we are committed to using our broad and deep technological knowledge, our Defense industry awareness, and our consulting expertise to bring solutions to ONR that are both advanced and stable. Our processes and solutions will provide the flexibility to </w:t>
      </w:r>
      <w:r>
        <w:rPr>
          <w:rFonts w:ascii="Times New Roman" w:hAnsi="Times New Roman"/>
          <w:b w:val="1"/>
          <w:bCs w:val="1"/>
          <w:i w:val="1"/>
          <w:iCs w:val="1"/>
          <w:sz w:val="24"/>
          <w:szCs w:val="24"/>
          <w:rtl w:val="0"/>
          <w:lang w:val="it-IT"/>
        </w:rPr>
        <w:t>anticipate</w:t>
      </w:r>
      <w:r>
        <w:rPr>
          <w:rFonts w:ascii="Times New Roman" w:hAnsi="Times New Roman"/>
          <w:sz w:val="24"/>
          <w:szCs w:val="24"/>
          <w:rtl w:val="0"/>
          <w:lang w:val="en-US"/>
        </w:rPr>
        <w:t xml:space="preserve"> change, leveraging new innovations or industry eco-systems to </w:t>
      </w:r>
      <w:r>
        <w:rPr>
          <w:rFonts w:ascii="Times New Roman" w:hAnsi="Times New Roman"/>
          <w:b w:val="1"/>
          <w:bCs w:val="1"/>
          <w:i w:val="1"/>
          <w:iCs w:val="1"/>
          <w:sz w:val="24"/>
          <w:szCs w:val="24"/>
          <w:rtl w:val="0"/>
          <w:lang w:val="pt-PT"/>
        </w:rPr>
        <w:t>adapt</w:t>
      </w:r>
      <w:r>
        <w:rPr>
          <w:rFonts w:ascii="Times New Roman" w:hAnsi="Times New Roman"/>
          <w:sz w:val="24"/>
          <w:szCs w:val="24"/>
          <w:rtl w:val="0"/>
          <w:lang w:val="en-US"/>
        </w:rPr>
        <w:t xml:space="preserve"> to ONR</w:t>
      </w:r>
      <w:r>
        <w:rPr>
          <w:rFonts w:ascii="Times New Roman" w:hAnsi="Times New Roman" w:hint="default"/>
          <w:sz w:val="24"/>
          <w:szCs w:val="24"/>
          <w:rtl w:val="0"/>
          <w:lang w:val="en-US"/>
        </w:rPr>
        <w:t>’</w:t>
      </w:r>
      <w:r>
        <w:rPr>
          <w:rFonts w:ascii="Times New Roman" w:hAnsi="Times New Roman"/>
          <w:sz w:val="24"/>
          <w:szCs w:val="24"/>
          <w:rtl w:val="0"/>
          <w:lang w:val="en-US"/>
        </w:rPr>
        <w:t xml:space="preserve">s evolving needs and </w:t>
      </w:r>
      <w:r>
        <w:rPr>
          <w:rFonts w:ascii="Times New Roman" w:hAnsi="Times New Roman"/>
          <w:b w:val="1"/>
          <w:bCs w:val="1"/>
          <w:i w:val="1"/>
          <w:iCs w:val="1"/>
          <w:sz w:val="24"/>
          <w:szCs w:val="24"/>
          <w:rtl w:val="0"/>
          <w:lang w:val="en-US"/>
        </w:rPr>
        <w:t>deliver</w:t>
      </w:r>
      <w:r>
        <w:rPr>
          <w:rFonts w:ascii="Times New Roman" w:hAnsi="Times New Roman"/>
          <w:sz w:val="24"/>
          <w:szCs w:val="24"/>
          <w:rtl w:val="0"/>
          <w:lang w:val="en-US"/>
        </w:rPr>
        <w:t xml:space="preserve"> improvements that increase returns on your IT investments. Our support solutions will align with the Navy Chief Information Officer</w:t>
      </w:r>
      <w:r>
        <w:rPr>
          <w:rFonts w:ascii="Times New Roman" w:hAnsi="Times New Roman" w:hint="default"/>
          <w:sz w:val="24"/>
          <w:szCs w:val="24"/>
          <w:rtl w:val="0"/>
          <w:lang w:val="en-US"/>
        </w:rPr>
        <w:t>’</w:t>
      </w:r>
      <w:r>
        <w:rPr>
          <w:rFonts w:ascii="Times New Roman" w:hAnsi="Times New Roman"/>
          <w:sz w:val="24"/>
          <w:szCs w:val="24"/>
          <w:rtl w:val="0"/>
          <w:lang w:val="en-US"/>
        </w:rPr>
        <w:t xml:space="preserve">s (CIO) strategic objectives for FY 22 (Modernize, Innovate, and Defend), translating this overarching vision into tangible actions. Our support is designed to lower risk, promote scalability and efficiency, and integrate with industry standards to simplify sustainment efforts. To implement and execute our IT support, the Avening/BWI Team provides highly trained, highly qualified, innovative, motivated, and diverse personnel in an Integrated Project Team (IPT) environment with a philosophy of </w:t>
      </w:r>
      <w:r>
        <w:rPr>
          <w:rFonts w:ascii="Times New Roman" w:hAnsi="Times New Roman" w:hint="default"/>
          <w:sz w:val="24"/>
          <w:szCs w:val="24"/>
          <w:rtl w:val="0"/>
          <w:lang w:val="en-US"/>
        </w:rPr>
        <w:t>“</w:t>
      </w:r>
      <w:r>
        <w:rPr>
          <w:rFonts w:ascii="Times New Roman" w:hAnsi="Times New Roman"/>
          <w:sz w:val="24"/>
          <w:szCs w:val="24"/>
          <w:rtl w:val="0"/>
          <w:lang w:val="en-US"/>
        </w:rPr>
        <w:t>One Team, One Purpose</w:t>
      </w:r>
      <w:r>
        <w:rPr>
          <w:rFonts w:ascii="Times New Roman" w:hAnsi="Times New Roman" w:hint="default"/>
          <w:sz w:val="24"/>
          <w:szCs w:val="24"/>
          <w:rtl w:val="0"/>
          <w:lang w:val="en-US"/>
        </w:rPr>
        <w:t>”—</w:t>
      </w:r>
      <w:r>
        <w:rPr>
          <w:rFonts w:ascii="Times New Roman" w:hAnsi="Times New Roman"/>
          <w:sz w:val="24"/>
          <w:szCs w:val="24"/>
          <w:rtl w:val="0"/>
          <w:lang w:val="en-US"/>
        </w:rPr>
        <w:t xml:space="preserve">forging individual skills into a cohesive, multi-functional partnership capable of </w:t>
      </w:r>
      <w:r>
        <w:rPr>
          <w:rFonts w:ascii="Times New Roman" w:hAnsi="Times New Roman"/>
          <w:b w:val="1"/>
          <w:bCs w:val="1"/>
          <w:i w:val="1"/>
          <w:iCs w:val="1"/>
          <w:sz w:val="24"/>
          <w:szCs w:val="24"/>
          <w:rtl w:val="0"/>
          <w:lang w:val="en-US"/>
        </w:rPr>
        <w:t>Anticipating, Adapting, and Delivering</w:t>
      </w:r>
      <w:r>
        <w:rPr>
          <w:rFonts w:ascii="Times New Roman" w:hAnsi="Times New Roman"/>
          <w:sz w:val="24"/>
          <w:szCs w:val="24"/>
          <w:rtl w:val="0"/>
        </w:rPr>
        <w:t xml:space="preserve"> for ONR.</w:t>
      </w:r>
    </w:p>
    <w:p>
      <w:pPr>
        <w:pStyle w:val="Body"/>
        <w:keepNext w:val="1"/>
        <w:spacing w:after="120"/>
        <w:rPr>
          <w:rFonts w:ascii="Times New Roman" w:cs="Times New Roman" w:hAnsi="Times New Roman" w:eastAsia="Times New Roman"/>
          <w:sz w:val="24"/>
          <w:szCs w:val="24"/>
        </w:rPr>
      </w:pPr>
      <w:r>
        <w:rPr>
          <w:rFonts w:ascii="Times New Roman" w:hAnsi="Times New Roman"/>
          <w:b w:val="1"/>
          <w:bCs w:val="1"/>
          <w:color w:val="ff0000"/>
          <w:sz w:val="24"/>
          <w:szCs w:val="24"/>
          <w:u w:color="ff0000"/>
          <w:rtl w:val="0"/>
          <w:lang w:val="en-US"/>
        </w:rPr>
        <w:t xml:space="preserve">Proven Benefits for ONR. </w:t>
      </w:r>
      <w:r>
        <w:rPr>
          <w:rFonts w:ascii="Times New Roman" w:hAnsi="Times New Roman"/>
          <w:sz w:val="24"/>
          <w:szCs w:val="24"/>
          <w:rtl w:val="0"/>
          <w:lang w:val="en-US"/>
        </w:rPr>
        <w:t>Throughout this proposal, the AveningTech/BWI team illustrates the strengths our IT support solutions bring to ONR. We have anticipated ONR</w:t>
      </w:r>
      <w:r>
        <w:rPr>
          <w:rFonts w:ascii="Times New Roman" w:hAnsi="Times New Roman" w:hint="default"/>
          <w:sz w:val="24"/>
          <w:szCs w:val="24"/>
          <w:rtl w:val="0"/>
          <w:lang w:val="en-US"/>
        </w:rPr>
        <w:t>’</w:t>
      </w:r>
      <w:r>
        <w:rPr>
          <w:rFonts w:ascii="Times New Roman" w:hAnsi="Times New Roman"/>
          <w:sz w:val="24"/>
          <w:szCs w:val="24"/>
          <w:rtl w:val="0"/>
          <w:lang w:val="en-US"/>
        </w:rPr>
        <w:t>s mission needs, adapted our processes to align with ONR</w:t>
      </w:r>
      <w:r>
        <w:rPr>
          <w:rFonts w:ascii="Times New Roman" w:hAnsi="Times New Roman" w:hint="default"/>
          <w:sz w:val="24"/>
          <w:szCs w:val="24"/>
          <w:rtl w:val="0"/>
          <w:lang w:val="en-US"/>
        </w:rPr>
        <w:t>’</w:t>
      </w:r>
      <w:r>
        <w:rPr>
          <w:rFonts w:ascii="Times New Roman" w:hAnsi="Times New Roman"/>
          <w:sz w:val="24"/>
          <w:szCs w:val="24"/>
          <w:rtl w:val="0"/>
          <w:lang w:val="en-US"/>
        </w:rPr>
        <w:t xml:space="preserve">s goals, and will deliver innovative improvements to help ONR stay ahead of emerging challenges. The benefits and advantages we bring to ONR include: </w:t>
      </w:r>
    </w:p>
    <w:p>
      <w:pPr>
        <w:pStyle w:val="Body"/>
        <w:rPr>
          <w:rFonts w:ascii="Times New Roman" w:cs="Times New Roman" w:hAnsi="Times New Roman" w:eastAsia="Times New Roman"/>
          <w:b w:val="1"/>
          <w:bCs w:val="1"/>
          <w:i w:val="1"/>
          <w:iCs w:val="1"/>
          <w:sz w:val="24"/>
          <w:szCs w:val="24"/>
        </w:rPr>
      </w:pPr>
      <w:r>
        <w:rPr>
          <w:rFonts w:ascii="Times New Roman" w:hAnsi="Times New Roman"/>
          <w:b w:val="1"/>
          <w:bCs w:val="1"/>
          <w:i w:val="1"/>
          <w:iCs w:val="1"/>
          <w:sz w:val="24"/>
          <w:szCs w:val="24"/>
          <w:rtl w:val="0"/>
          <w:lang w:val="en-US"/>
        </w:rPr>
        <w:t xml:space="preserve">Technical </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A Phase-In Plan executed by a dedicated Phase-In Team that leverages our incumbent knowledge of ONR, our local facilities, and our robust recruiting and incumbent capture capabilities to ensure an effective, efficient, low-risk transition.</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A focus on quality, productivity, and innovation, exemplified by our corporate </w:t>
      </w:r>
      <w:commentRangeStart w:id="27"/>
      <w:commentRangeStart w:id="28"/>
      <w:commentRangeStart w:id="29"/>
      <w:r>
        <w:rPr>
          <w:rFonts w:ascii="Times New Roman" w:hAnsi="Times New Roman"/>
          <w:sz w:val="24"/>
          <w:szCs w:val="24"/>
          <w:rtl w:val="0"/>
          <w:lang w:val="en-US"/>
        </w:rPr>
        <w:t>ISO</w:t>
      </w:r>
      <w:commentRangeEnd w:id="27"/>
      <w:r>
        <w:commentReference w:id="27"/>
      </w:r>
      <w:commentRangeEnd w:id="28"/>
      <w:r>
        <w:commentReference w:id="28"/>
      </w:r>
      <w:commentRangeEnd w:id="29"/>
      <w:r>
        <w:commentReference w:id="29"/>
      </w:r>
      <w:r>
        <w:rPr>
          <w:rFonts w:ascii="Times New Roman" w:hAnsi="Times New Roman"/>
          <w:sz w:val="24"/>
          <w:szCs w:val="24"/>
          <w:rtl w:val="0"/>
          <w:lang w:val="en-US"/>
        </w:rPr>
        <w:t xml:space="preserve"> quality certifications.</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Proven ability to successfully help ONR achieve their transformation to the cloud </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IT </w:t>
      </w:r>
      <w:del w:id="30" w:date="2022-05-22T22:36:44Z" w:author="Tom Termini">
        <w:r>
          <w:rPr>
            <w:rFonts w:ascii="Times New Roman" w:hAnsi="Times New Roman"/>
            <w:sz w:val="24"/>
            <w:szCs w:val="24"/>
            <w:rtl w:val="0"/>
            <w:lang w:val="en-US"/>
          </w:rPr>
          <w:delText>Helpdesk</w:delText>
        </w:r>
      </w:del>
      <w:ins w:id="31" w:date="2022-05-22T22:36:44Z" w:author="Tom Termini">
        <w:r>
          <w:rPr>
            <w:rFonts w:ascii="Times New Roman" w:hAnsi="Times New Roman"/>
            <w:sz w:val="24"/>
            <w:szCs w:val="24"/>
            <w:rtl w:val="0"/>
            <w:lang w:val="en-US"/>
          </w:rPr>
          <w:t>Help desk</w:t>
        </w:r>
      </w:ins>
      <w:r>
        <w:rPr>
          <w:rFonts w:ascii="Times New Roman" w:hAnsi="Times New Roman"/>
          <w:sz w:val="24"/>
          <w:szCs w:val="24"/>
          <w:rtl w:val="0"/>
          <w:lang w:val="en-US"/>
        </w:rPr>
        <w:t xml:space="preserve"> personnel trained and certified in multiple areas, providing three tiers of expertise to enhance </w:t>
      </w:r>
      <w:r>
        <w:rPr>
          <w:rFonts w:ascii="Times New Roman" w:hAnsi="Times New Roman" w:hint="default"/>
          <w:sz w:val="24"/>
          <w:szCs w:val="24"/>
          <w:rtl w:val="0"/>
          <w:lang w:val="en-US"/>
        </w:rPr>
        <w:t>“</w:t>
      </w:r>
      <w:r>
        <w:rPr>
          <w:rFonts w:ascii="Times New Roman" w:hAnsi="Times New Roman"/>
          <w:sz w:val="24"/>
          <w:szCs w:val="24"/>
          <w:rtl w:val="0"/>
          <w:lang w:val="en-US"/>
        </w:rPr>
        <w:t>speed-of-mission</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support across all technical and operational activities. </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Systems integration expertise that delivers full lifecycle services, including design, installation, management, and support, for converged networks.</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A full scope of ITIL 4.0-based IT Service Management (ITSM) services and best practices across all IT support tasks.</w:t>
      </w:r>
    </w:p>
    <w:p>
      <w:pPr>
        <w:pStyle w:val="Body"/>
        <w:rPr>
          <w:rFonts w:ascii="Times New Roman" w:cs="Times New Roman" w:hAnsi="Times New Roman" w:eastAsia="Times New Roman"/>
          <w:b w:val="1"/>
          <w:bCs w:val="1"/>
          <w:i w:val="1"/>
          <w:iCs w:val="1"/>
          <w:sz w:val="24"/>
          <w:szCs w:val="24"/>
        </w:rPr>
      </w:pPr>
      <w:r>
        <w:rPr>
          <w:rFonts w:ascii="Times New Roman" w:hAnsi="Times New Roman"/>
          <w:b w:val="1"/>
          <w:bCs w:val="1"/>
          <w:i w:val="1"/>
          <w:iCs w:val="1"/>
          <w:sz w:val="24"/>
          <w:szCs w:val="24"/>
          <w:rtl w:val="0"/>
          <w:lang w:val="fr-FR"/>
        </w:rPr>
        <w:t>Personnel</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Ability to provide cleared, highly qualified candidates across all task areas, using an integrated staffing team approach, who meet or exceed all IA Work Force Certification qualifications for their specific labor categories </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Extensive IT recruiting experience and a dedication to an </w:t>
      </w:r>
      <w:r>
        <w:rPr>
          <w:rFonts w:ascii="Times New Roman" w:hAnsi="Times New Roman" w:hint="default"/>
          <w:sz w:val="24"/>
          <w:szCs w:val="24"/>
          <w:rtl w:val="0"/>
          <w:lang w:val="en-US"/>
        </w:rPr>
        <w:t>“</w:t>
      </w:r>
      <w:r>
        <w:rPr>
          <w:rFonts w:ascii="Times New Roman" w:hAnsi="Times New Roman"/>
          <w:sz w:val="24"/>
          <w:szCs w:val="24"/>
          <w:rtl w:val="0"/>
          <w:lang w:val="en-US"/>
        </w:rPr>
        <w:t>employee service</w:t>
      </w:r>
      <w:r>
        <w:rPr>
          <w:rFonts w:ascii="Times New Roman" w:hAnsi="Times New Roman" w:hint="default"/>
          <w:sz w:val="24"/>
          <w:szCs w:val="24"/>
          <w:rtl w:val="0"/>
          <w:lang w:val="en-US"/>
        </w:rPr>
        <w:t xml:space="preserve">” </w:t>
      </w:r>
      <w:r>
        <w:rPr>
          <w:rFonts w:ascii="Times New Roman" w:hAnsi="Times New Roman"/>
          <w:sz w:val="24"/>
          <w:szCs w:val="24"/>
          <w:rtl w:val="0"/>
          <w:lang w:val="en-US"/>
        </w:rPr>
        <w:t>culture that includes parity of benefits and performance incentives, leading to a 90%+ retention rate.</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Ability to provide 100% of the qualified, skilled, and cleared </w:t>
      </w:r>
      <w:commentRangeStart w:id="32"/>
      <w:commentRangeStart w:id="33"/>
      <w:commentRangeStart w:id="34"/>
      <w:r>
        <w:rPr>
          <w:rFonts w:ascii="Times New Roman" w:hAnsi="Times New Roman"/>
          <w:sz w:val="24"/>
          <w:szCs w:val="24"/>
          <w:rtl w:val="0"/>
          <w:lang w:val="en-US"/>
        </w:rPr>
        <w:t>staff</w:t>
      </w:r>
      <w:commentRangeEnd w:id="32"/>
      <w:r>
        <w:commentReference w:id="32"/>
      </w:r>
      <w:commentRangeEnd w:id="33"/>
      <w:r>
        <w:commentReference w:id="33"/>
      </w:r>
      <w:commentRangeEnd w:id="34"/>
      <w:r>
        <w:commentReference w:id="34"/>
      </w:r>
      <w:r>
        <w:rPr>
          <w:rFonts w:ascii="Times New Roman" w:hAnsi="Times New Roman"/>
          <w:sz w:val="24"/>
          <w:szCs w:val="24"/>
          <w:rtl w:val="0"/>
          <w:lang w:val="en-US"/>
        </w:rPr>
        <w:t xml:space="preserve"> needed to meet all ONR requirements rapidly, effectively, and efficiently. </w:t>
      </w:r>
    </w:p>
    <w:p>
      <w:pPr>
        <w:pStyle w:val="Body"/>
        <w:rPr>
          <w:rFonts w:ascii="Times New Roman" w:cs="Times New Roman" w:hAnsi="Times New Roman" w:eastAsia="Times New Roman"/>
          <w:b w:val="1"/>
          <w:bCs w:val="1"/>
          <w:i w:val="1"/>
          <w:iCs w:val="1"/>
          <w:sz w:val="24"/>
          <w:szCs w:val="24"/>
        </w:rPr>
      </w:pPr>
      <w:r>
        <w:rPr>
          <w:rFonts w:ascii="Times New Roman" w:hAnsi="Times New Roman"/>
          <w:b w:val="1"/>
          <w:bCs w:val="1"/>
          <w:i w:val="1"/>
          <w:iCs w:val="1"/>
          <w:sz w:val="24"/>
          <w:szCs w:val="24"/>
          <w:rtl w:val="0"/>
          <w:lang w:val="fr-FR"/>
        </w:rPr>
        <w:t>Management</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Company leadership with hands-on ONR experience</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Clear communication and collaborative engagement through an Aligned Management Strategy (AMS) that is proven, effective, and low risk, with clearly defined project planning, performance monitoring and control, scheduling activities, lines of authority, and operational responsibility tailored for ONR.</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A dedicated Executive Advisory Council engaged with our support team to foster communication on current challenges, lessons learned, and emerging technologies, thereby facilitating implementation of tailored, innovative improvements that address ONR mission needs.</w:t>
      </w:r>
    </w:p>
    <w:p>
      <w:pPr>
        <w:pStyle w:val="Body"/>
        <w:rPr>
          <w:rFonts w:ascii="Times New Roman" w:cs="Times New Roman" w:hAnsi="Times New Roman" w:eastAsia="Times New Roman"/>
          <w:b w:val="1"/>
          <w:bCs w:val="1"/>
          <w:i w:val="1"/>
          <w:iCs w:val="1"/>
          <w:sz w:val="24"/>
          <w:szCs w:val="24"/>
        </w:rPr>
      </w:pPr>
      <w:r>
        <w:rPr>
          <w:rFonts w:ascii="Times New Roman" w:hAnsi="Times New Roman"/>
          <w:b w:val="1"/>
          <w:bCs w:val="1"/>
          <w:i w:val="1"/>
          <w:iCs w:val="1"/>
          <w:sz w:val="24"/>
          <w:szCs w:val="24"/>
          <w:rtl w:val="0"/>
          <w:lang w:val="en-US"/>
        </w:rPr>
        <w:t>Past Performance</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Recent and relevant past performance of similar size, scope, magnitude, and complexity</w:t>
      </w:r>
    </w:p>
    <w:p>
      <w:pPr>
        <w:pStyle w:val="List Paragraph"/>
        <w:numPr>
          <w:ilvl w:val="0"/>
          <w:numId w:val="2"/>
        </w:numPr>
        <w:bidi w:val="0"/>
        <w:spacing w:after="12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Proven expertise and successful performance in all task areas for Navy and Defense customers</w:t>
      </w:r>
    </w:p>
    <w:p>
      <w:pPr>
        <w:pStyle w:val="Body Text"/>
        <w:widowControl w:val="0"/>
        <w:numPr>
          <w:ilvl w:val="1"/>
          <w:numId w:val="4"/>
        </w:numPr>
        <w:bidi w:val="0"/>
        <w:spacing w:before="0" w:after="0"/>
        <w:ind w:right="0"/>
        <w:jc w:val="left"/>
        <w:rPr>
          <w:b w:val="1"/>
          <w:bCs w:val="1"/>
          <w:rtl w:val="0"/>
          <w:lang w:val="en-US"/>
        </w:rPr>
      </w:pPr>
      <w:r>
        <w:rPr>
          <w:b w:val="1"/>
          <w:bCs w:val="1"/>
          <w:rtl w:val="0"/>
          <w:lang w:val="en-US"/>
        </w:rPr>
        <w:t>Transition-In/Transition-Out Plan</w:t>
      </w:r>
    </w:p>
    <w:p>
      <w:pPr>
        <w:pStyle w:val="Body Text"/>
        <w:rPr>
          <w:b w:val="1"/>
          <w:bCs w:val="1"/>
          <w:color w:val="ff0000"/>
          <w:u w:color="ff0000"/>
        </w:rPr>
      </w:pPr>
      <w:r>
        <w:rPr>
          <w:rFonts w:cs="Arial Unicode MS" w:eastAsia="Arial Unicode MS"/>
          <w:b w:val="1"/>
          <w:bCs w:val="1"/>
          <w:color w:val="ff0000"/>
          <w:u w:color="ff0000"/>
          <w:rtl w:val="0"/>
          <w:lang w:val="en-US"/>
        </w:rPr>
        <w:t xml:space="preserve">Understanding of Requirement. </w:t>
      </w:r>
      <w:r>
        <w:rPr>
          <w:rFonts w:cs="Arial Unicode MS" w:eastAsia="Arial Unicode MS"/>
          <w:rtl w:val="0"/>
        </w:rPr>
        <w:t>The success of support to the ONR enterprise relies on an effective contract transition that provides uninterrupted services through rapid onboarding of personnel and establishes sound communication pathways with ONR's technical and management teams. The AveningTech/BWI Team</w:t>
      </w:r>
      <w:r>
        <w:rPr>
          <w:rFonts w:cs="Arial Unicode MS" w:eastAsia="Arial Unicode MS" w:hint="default"/>
          <w:rtl w:val="0"/>
        </w:rPr>
        <w:t>’</w:t>
      </w:r>
      <w:r>
        <w:rPr>
          <w:rFonts w:cs="Arial Unicode MS" w:eastAsia="Arial Unicode MS"/>
          <w:rtl w:val="0"/>
        </w:rPr>
        <w:t>s</w:t>
      </w:r>
      <w:del w:id="35" w:date="2022-05-22T22:59:53Z" w:author="Tom Termini">
        <w:r>
          <w:rPr>
            <w:rFonts w:cs="Arial Unicode MS" w:eastAsia="Arial Unicode MS"/>
            <w:rtl w:val="0"/>
          </w:rPr>
          <w:delText xml:space="preserve">  </w:delText>
        </w:r>
      </w:del>
      <w:ins w:id="36" w:date="2022-05-22T22:59:53Z" w:author="Tom Termini">
        <w:r>
          <w:rPr>
            <w:rFonts w:cs="Arial Unicode MS" w:eastAsia="Arial Unicode MS"/>
            <w:rtl w:val="0"/>
          </w:rPr>
          <w:t xml:space="preserve"> </w:t>
        </w:r>
      </w:ins>
      <w:r>
        <w:rPr>
          <w:rFonts w:cs="Arial Unicode MS" w:eastAsia="Arial Unicode MS"/>
          <w:rtl w:val="0"/>
        </w:rPr>
        <w:t>transition will set the stage for good contractor/Government relations and smooth performance throughout the contract duration. Building relationships and confidence with ONR, and keeping you apprised of our progress, are key aspects of our plan. I We recognize that communication and collaboration during the transitionare critical to ONR</w:t>
      </w:r>
      <w:r>
        <w:rPr>
          <w:rFonts w:cs="Arial Unicode MS" w:eastAsia="Arial Unicode MS" w:hint="default"/>
          <w:rtl w:val="0"/>
        </w:rPr>
        <w:t>’</w:t>
      </w:r>
      <w:r>
        <w:rPr>
          <w:rFonts w:cs="Arial Unicode MS" w:eastAsia="Arial Unicode MS"/>
          <w:rtl w:val="0"/>
        </w:rPr>
        <w:t xml:space="preserve">s mission success, and we will ensure that ONR is completely satisfied with the quality and comprehensiveness of our transition when it is complete . </w:t>
      </w:r>
    </w:p>
    <w:p>
      <w:pPr>
        <w:pStyle w:val="Body Text"/>
        <w:rPr>
          <w:del w:id="37" w:date="2022-05-22T22:33:43Z" w:author="Tom Termini"/>
        </w:rPr>
      </w:pPr>
      <w:r>
        <w:rPr>
          <w:rFonts w:cs="Arial Unicode MS" w:eastAsia="Arial Unicode MS"/>
          <w:b w:val="1"/>
          <w:bCs w:val="1"/>
          <w:color w:val="ff0000"/>
          <w:u w:color="ff0000"/>
          <w:rtl w:val="0"/>
          <w:lang w:val="en-US"/>
        </w:rPr>
        <w:t xml:space="preserve">Sound, Phased Approach. </w:t>
      </w:r>
      <w:r>
        <w:rPr>
          <w:rFonts w:cs="Arial Unicode MS" w:eastAsia="Arial Unicode MS"/>
          <w:rtl w:val="0"/>
        </w:rPr>
        <w:t xml:space="preserve">The AveningTech/BWI Team approach to a comprehensive contract, program, and personnel transition relies on a detailed Transition Plan based on a sound methodology that has been successfully implemented on other Government programs. Our methodology includes every element of transition, supported by processes, procedures, and tools, and is tailored to each individual engagement to identify unique requirements, milestones, and objectives. </w:t>
      </w:r>
      <w:del w:id="38" w:date="2022-05-22T22:33:43Z" w:author="Tom Termini">
        <w:r>
          <w:rPr>
            <w:rFonts w:cs="Arial Unicode MS" w:eastAsia="Arial Unicode MS"/>
            <w:rtl w:val="0"/>
          </w:rPr>
          <w:delText xml:space="preserve">Our transition methodology is based on a phased approach and is presented in more detail below. We begin to prepare for phase-in prior to contract award, which allows our team to prepare to address all activities that impact continuity of operations immediately upon notice of contract award. Upon notice of award and before the start date </w:delText>
        </w:r>
      </w:del>
      <w:del w:id="39" w:date="2022-05-22T22:33:43Z" w:author="Tom Termini">
        <w:r>
          <w:rPr>
            <w:rFonts w:cs="Arial Unicode MS" w:eastAsia="Arial Unicode MS" w:hint="default"/>
            <w:rtl w:val="0"/>
          </w:rPr>
          <w:delText xml:space="preserve">— </w:delText>
        </w:r>
      </w:del>
      <w:del w:id="40" w:date="2022-05-22T22:33:43Z" w:author="Tom Termini">
        <w:r>
          <w:rPr>
            <w:rFonts w:cs="Arial Unicode MS" w:eastAsia="Arial Unicode MS"/>
            <w:rtl w:val="0"/>
          </w:rPr>
          <w:delText xml:space="preserve">and non-billable to the government </w:delText>
        </w:r>
      </w:del>
      <w:del w:id="41" w:date="2022-05-22T22:33:43Z" w:author="Tom Termini">
        <w:r>
          <w:rPr>
            <w:rFonts w:cs="Arial Unicode MS" w:eastAsia="Arial Unicode MS" w:hint="default"/>
            <w:rtl w:val="0"/>
          </w:rPr>
          <w:delText xml:space="preserve">— </w:delText>
        </w:r>
      </w:del>
      <w:del w:id="42" w:date="2022-05-22T22:33:43Z" w:author="Tom Termini">
        <w:r>
          <w:rPr>
            <w:rFonts w:cs="Arial Unicode MS" w:eastAsia="Arial Unicode MS"/>
            <w:rtl w:val="0"/>
          </w:rPr>
          <w:delText>we will initiate a pre-start-up phase so that the day of contract start will correspond with the start date of any new hires to fill those inevitable empty slots (if time permits). We understand that the support required cannot be allowed to degrade as a result of contract transition.</w:delText>
        </w:r>
      </w:del>
      <w:del w:id="43" w:date="2022-05-22T22:33:43Z" w:author="Tom Termini">
        <w:r>
          <w:rPr>
            <w:rFonts w:cs="Arial Unicode MS" w:eastAsia="Arial Unicode MS" w:hint="default"/>
            <w:rtl w:val="0"/>
          </w:rPr>
          <w:delText xml:space="preserve">  </w:delText>
        </w:r>
      </w:del>
      <w:del w:id="44" w:date="2022-05-22T22:33:43Z" w:author="Tom Termini">
        <w:r>
          <w:rPr>
            <w:rFonts w:cs="Arial Unicode MS" w:eastAsia="Arial Unicode MS"/>
            <w:rtl w:val="0"/>
          </w:rPr>
          <w:delText>We also understand that the best contract transitions are cooperative efforts between the customer and new contractor.</w:delText>
        </w:r>
      </w:del>
    </w:p>
    <w:p>
      <w:pPr>
        <w:pStyle w:val="Body Text"/>
      </w:pPr>
      <w:del w:id="45" w:date="2022-05-22T22:33:43Z" w:author="Tom Termini">
        <w:r>
          <w:rPr>
            <w:rFonts w:cs="Arial Unicode MS" w:eastAsia="Arial Unicode MS"/>
            <w:rtl w:val="0"/>
          </w:rPr>
          <w:delText>Ordinarily beginning with Pre-Transition (pre-award), through Transition Execution, and into Post-Transition, our phased approach addresses critical transition elements, including risk management, quality and performance management, organizational change management, communication, staffing, resource allocation, knowledge transfer and training. Ultimately, the objective is assimilation of operations, equipment, and technology. These elements are integrated with our established quality management practices, ensuring our team will operate efficiently and effectively while obtaining the necessary knowledge transfer and appropriate staff conversion.Our Transition Plan, drafted in collaboration with ONR</w:delText>
        </w:r>
      </w:del>
      <w:del w:id="46" w:date="2022-05-22T22:33:43Z" w:author="Tom Termini">
        <w:r>
          <w:rPr>
            <w:rFonts w:cs="Arial Unicode MS" w:eastAsia="Arial Unicode MS" w:hint="default"/>
            <w:rtl w:val="0"/>
          </w:rPr>
          <w:delText>’</w:delText>
        </w:r>
      </w:del>
      <w:del w:id="47" w:date="2022-05-22T22:33:43Z" w:author="Tom Termini">
        <w:r>
          <w:rPr>
            <w:rFonts w:cs="Arial Unicode MS" w:eastAsia="Arial Unicode MS"/>
            <w:rtl w:val="0"/>
          </w:rPr>
          <w:delText xml:space="preserve">s technical team, will address all aspects of technical and cultural transition, and places emphasis on service continuity by minimizing the impact to operations. </w:delText>
        </w:r>
      </w:del>
      <w:ins w:id="48" w:date="2022-05-22T22:58:36Z" w:author="Tom Termini">
        <w:r>
          <w:rPr>
            <w:rFonts w:cs="Arial Unicode MS" w:eastAsia="Arial Unicode MS"/>
            <w:rtl w:val="0"/>
          </w:rPr>
          <w:t xml:space="preserve">We begin to prepare for phase-in prior to contract award, which allows our team to prepare to address all activities that impact continuity of operations immediately upon notice of contract award. Upon notice of award and before the start date </w:t>
        </w:r>
      </w:ins>
      <w:ins w:id="49" w:date="2022-05-22T22:58:36Z" w:author="Tom Termini">
        <w:r>
          <w:rPr>
            <w:rFonts w:cs="Arial Unicode MS" w:eastAsia="Arial Unicode MS" w:hint="default"/>
            <w:rtl w:val="0"/>
          </w:rPr>
          <w:t xml:space="preserve">— </w:t>
        </w:r>
      </w:ins>
      <w:ins w:id="50" w:date="2022-05-22T22:58:36Z" w:author="Tom Termini">
        <w:r>
          <w:rPr>
            <w:rFonts w:cs="Arial Unicode MS" w:eastAsia="Arial Unicode MS"/>
            <w:rtl w:val="0"/>
          </w:rPr>
          <w:t xml:space="preserve">and non-billable to the government </w:t>
        </w:r>
      </w:ins>
      <w:ins w:id="51" w:date="2022-05-22T22:58:36Z" w:author="Tom Termini">
        <w:r>
          <w:rPr>
            <w:rFonts w:cs="Arial Unicode MS" w:eastAsia="Arial Unicode MS" w:hint="default"/>
            <w:rtl w:val="0"/>
          </w:rPr>
          <w:t xml:space="preserve">— </w:t>
        </w:r>
      </w:ins>
      <w:ins w:id="52" w:date="2022-05-22T22:58:36Z" w:author="Tom Termini">
        <w:r>
          <w:rPr>
            <w:rFonts w:cs="Arial Unicode MS" w:eastAsia="Arial Unicode MS"/>
            <w:rtl w:val="0"/>
          </w:rPr>
          <w:t>we will initiate a pre-start-up phase so that the day of contract start will correspond with the start date of any new hires to fill those inevitable empty slots (if time permits).</w:t>
        </w:r>
      </w:ins>
      <w:ins w:id="53" w:date="2022-05-22T22:58:36Z" w:author="Tom Termini">
        <w:r>
          <w:rPr>
            <w:rFonts w:cs="Arial Unicode MS" w:eastAsia="Arial Unicode MS"/>
            <w:rtl w:val="0"/>
          </w:rPr>
          <w:t xml:space="preserve"> </w:t>
        </w:r>
      </w:ins>
      <w:ins w:id="54" w:date="2022-05-22T22:58:36Z" w:author="Tom Termini">
        <w:r>
          <w:rPr>
            <w:rFonts w:cs="Arial Unicode MS" w:eastAsia="Arial Unicode MS"/>
            <w:rtl w:val="0"/>
          </w:rPr>
          <w:t xml:space="preserve">We understand that the support required cannot be allowed to degrade as a result of </w:t>
        </w:r>
      </w:ins>
      <w:ins w:id="55" w:date="2022-05-22T22:58:36Z" w:author="Tom Termini">
        <w:r>
          <w:rPr>
            <w:rFonts w:cs="Arial Unicode MS" w:eastAsia="Arial Unicode MS"/>
            <w:rtl w:val="0"/>
          </w:rPr>
          <w:t xml:space="preserve">a </w:t>
        </w:r>
      </w:ins>
      <w:ins w:id="56" w:date="2022-05-22T22:58:36Z" w:author="Tom Termini">
        <w:r>
          <w:rPr>
            <w:rFonts w:cs="Arial Unicode MS" w:eastAsia="Arial Unicode MS"/>
            <w:rtl w:val="0"/>
          </w:rPr>
          <w:t>contract transition.</w:t>
        </w:r>
      </w:ins>
      <w:ins w:id="57" w:date="2022-05-22T22:58:36Z" w:author="Tom Termini">
        <w:r>
          <w:rPr>
            <w:rFonts w:cs="Arial Unicode MS" w:eastAsia="Arial Unicode MS"/>
            <w:rtl w:val="0"/>
          </w:rPr>
          <w:t xml:space="preserve"> </w:t>
        </w:r>
      </w:ins>
      <w:ins w:id="58" w:date="2022-05-22T22:58:36Z" w:author="Tom Termini">
        <w:r>
          <w:rPr>
            <w:rFonts w:cs="Arial Unicode MS" w:eastAsia="Arial Unicode MS"/>
            <w:rtl w:val="0"/>
          </w:rPr>
          <w:t>Ordinarily beginning with Pre-Transition (pre-award), through Transition Execution, and into Post-Transition, our phased approach addresses critical transition elements, including risk management, quality and performance management, organizational change management, communication, staffing, resource allocation, knowledge transfer and training.</w:t>
        </w:r>
      </w:ins>
      <w:ins w:id="59" w:date="2022-05-22T22:58:36Z" w:author="Tom Termini">
        <w:r>
          <w:rPr>
            <w:rFonts w:cs="Arial Unicode MS" w:eastAsia="Arial Unicode MS"/>
            <w:rtl w:val="0"/>
          </w:rPr>
          <w:t xml:space="preserve"> </w:t>
        </w:r>
      </w:ins>
      <w:ins w:id="60" w:date="2022-05-22T22:58:36Z" w:author="Tom Termini">
        <w:r>
          <w:rPr>
            <w:rFonts w:cs="Arial Unicode MS" w:eastAsia="Arial Unicode MS"/>
            <w:rtl w:val="0"/>
          </w:rPr>
          <w:t>These elements are integrated with our established quality management practices, ensuring our team will operate efficiently and effectively while obtaining the necessary knowledge transfer and appropriate staff conversion.</w:t>
        </w:r>
      </w:ins>
      <w:ins w:id="61" w:date="2022-05-22T22:58:36Z" w:author="Tom Termini">
        <w:r>
          <w:rPr>
            <w:rFonts w:cs="Arial Unicode MS" w:eastAsia="Arial Unicode MS"/>
            <w:rtl w:val="0"/>
          </w:rPr>
          <w:t xml:space="preserve"> </w:t>
        </w:r>
      </w:ins>
      <w:ins w:id="62" w:date="2022-05-22T22:58:36Z" w:author="Tom Termini">
        <w:r>
          <w:rPr>
            <w:rFonts w:cs="Arial Unicode MS" w:eastAsia="Arial Unicode MS"/>
            <w:rtl w:val="0"/>
          </w:rPr>
          <w:t>Our Transition Plan, drafted in collaboration with ONR</w:t>
        </w:r>
      </w:ins>
      <w:ins w:id="63" w:date="2022-05-22T22:58:36Z" w:author="Tom Termini">
        <w:r>
          <w:rPr>
            <w:rFonts w:cs="Arial Unicode MS" w:eastAsia="Arial Unicode MS" w:hint="default"/>
            <w:rtl w:val="0"/>
          </w:rPr>
          <w:t>’</w:t>
        </w:r>
      </w:ins>
      <w:ins w:id="64" w:date="2022-05-22T22:58:36Z" w:author="Tom Termini">
        <w:r>
          <w:rPr>
            <w:rFonts w:cs="Arial Unicode MS" w:eastAsia="Arial Unicode MS"/>
            <w:rtl w:val="0"/>
          </w:rPr>
          <w:t xml:space="preserve">s technical team, will address all aspects of technical and cultural transition, and places emphasis on service continuity by minimizing the impact to operations. </w:t>
        </w:r>
      </w:ins>
      <w:r>
        <w:rPr>
          <w:rFonts w:cs="Arial Unicode MS" w:eastAsia="Arial Unicode MS"/>
          <w:rtl w:val="0"/>
        </w:rPr>
        <w:t>The main objective of the Transition Plan is to support project start-up and execution, and address change management and transformation with minimal impact on the client organization and ongoing efforts. We will deliver a final Transition-In Plan no later than 15 business days after program kickoff and provide ONR</w:t>
      </w:r>
      <w:r>
        <w:rPr>
          <w:rFonts w:cs="Arial Unicode MS" w:eastAsia="Arial Unicode MS" w:hint="default"/>
          <w:rtl w:val="0"/>
        </w:rPr>
        <w:t>’</w:t>
      </w:r>
      <w:r>
        <w:rPr>
          <w:rFonts w:cs="Arial Unicode MS" w:eastAsia="Arial Unicode MS"/>
          <w:rtl w:val="0"/>
        </w:rPr>
        <w:t>s technical and management teams with a chance to provide feedback on the plan..Once the plan is approved by ONR</w:t>
      </w:r>
      <w:r>
        <w:rPr>
          <w:rFonts w:cs="Arial Unicode MS" w:eastAsia="Arial Unicode MS" w:hint="default"/>
          <w:rtl w:val="0"/>
        </w:rPr>
        <w:t>’</w:t>
      </w:r>
      <w:r>
        <w:rPr>
          <w:rFonts w:cs="Arial Unicode MS" w:eastAsia="Arial Unicode MS"/>
          <w:rtl w:val="0"/>
        </w:rPr>
        <w:t>s COR, it is expertly executed by a capable, dedicated Transition Team.</w:t>
      </w:r>
    </w:p>
    <w:p>
      <w:pPr>
        <w:pStyle w:val="Body Text"/>
        <w:rPr>
          <w:b w:val="1"/>
          <w:bCs w:val="1"/>
          <w:color w:val="ff0000"/>
          <w:u w:color="ff0000"/>
        </w:rPr>
      </w:pPr>
      <w:r>
        <w:rPr>
          <w:rFonts w:cs="Arial Unicode MS" w:eastAsia="Arial Unicode MS" w:hint="default"/>
          <w:rtl w:val="0"/>
        </w:rPr>
        <w:t xml:space="preserve">  </w:t>
      </w:r>
      <w:r>
        <w:rPr>
          <w:rFonts w:cs="Arial Unicode MS" w:eastAsia="Arial Unicode MS"/>
          <w:rtl w:val="0"/>
        </w:rPr>
        <w:t xml:space="preserve">A </w:t>
      </w:r>
    </w:p>
    <w:p>
      <w:pPr>
        <w:pStyle w:val="Body Text"/>
      </w:pPr>
      <w:r>
        <w:rPr>
          <w:rFonts w:cs="Arial Unicode MS" w:eastAsia="Arial Unicode MS"/>
          <w:rtl w:val="0"/>
        </w:rPr>
        <w:t>Throughout the transition, the AveningTech/BWI Team will pay particular attention to people and relationships, including close customer and incumbent contractor coordination, and trust-based communications with onboarding employees. Our transition approach will address all performance aspects and promote the smooth transfer of operations and management from the incumbent contractor to our team. Most importantly, we will remain flexible and adaptable throughout the transition to accommodate ONR</w:t>
      </w:r>
      <w:r>
        <w:rPr>
          <w:rFonts w:cs="Arial Unicode MS" w:eastAsia="Arial Unicode MS" w:hint="default"/>
          <w:rtl w:val="0"/>
        </w:rPr>
        <w:t>’</w:t>
      </w:r>
      <w:r>
        <w:rPr>
          <w:rFonts w:cs="Arial Unicode MS" w:eastAsia="Arial Unicode MS"/>
          <w:rtl w:val="0"/>
        </w:rPr>
        <w:t>s mission needs. We recognize that a successful transition relies upon close collaboration with the outgoing contractor, coupled with dedicated resources working toward a well-defined set of milestones. Short transition-in periods pose risks that need to be mitigated through close collaboration with all parties involved. The coordination, collaboration and cooperation from any outgoing contractor and the customer will be critical in ensuring the proper turnover of important project documentation, artifacts and process and procedures contributing to achieving operational readiness.</w:t>
      </w:r>
    </w:p>
    <w:p>
      <w:pPr>
        <w:pStyle w:val="Body Text"/>
      </w:pPr>
      <w:r>
        <w:rPr>
          <w:rFonts w:cs="Arial Unicode MS" w:eastAsia="Arial Unicode MS"/>
          <w:b w:val="1"/>
          <w:bCs w:val="1"/>
          <w:rtl w:val="0"/>
          <w:lang w:val="en-US"/>
        </w:rPr>
        <w:t>Onboarding of Employees.</w:t>
      </w:r>
      <w:r>
        <w:rPr>
          <w:rFonts w:cs="Arial Unicode MS" w:eastAsia="Arial Unicode MS"/>
          <w:rtl w:val="0"/>
        </w:rPr>
        <w:t xml:space="preserve"> In the time available between the notice of award and the start date, we will work aggressively to capture ALL incumbents. </w:t>
      </w:r>
    </w:p>
    <w:p>
      <w:pPr>
        <w:pStyle w:val="Body Text"/>
      </w:pPr>
      <w:r>
        <w:rPr>
          <w:rFonts w:cs="Arial Unicode MS" w:eastAsia="Arial Unicode MS"/>
          <w:rtl w:val="0"/>
        </w:rPr>
        <w:t xml:space="preserve">Concurrent with critical incumbent capture, we will also address any open slots (positions that are not subject to continuity via incumbent capture), and re-location of staff as a best value approach so we have 100% of the positions filled at the end of the transition period. Our only limitation to assigning new personnel to this effort will be based on allowing new hires to give adequate notice to their employers if the AveningTech/BWI does not currently employ them. </w:t>
      </w:r>
    </w:p>
    <w:p>
      <w:pPr>
        <w:pStyle w:val="Body Text"/>
      </w:pPr>
      <w:del w:id="65" w:date="2022-05-22T22:52:26Z" w:author="Tom Termini">
        <w:r>
          <w:rPr>
            <w:rFonts w:cs="Arial Unicode MS" w:eastAsia="Arial Unicode MS"/>
            <w:rtl w:val="0"/>
          </w:rPr>
          <w:delText xml:space="preserve"> </w:delText>
        </w:r>
      </w:del>
      <w:r>
        <w:rPr>
          <w:rFonts w:cs="Arial Unicode MS" w:eastAsia="Arial Unicode MS"/>
          <w:b w:val="1"/>
          <w:bCs w:val="1"/>
          <w:rtl w:val="0"/>
          <w:lang w:val="en-US"/>
        </w:rPr>
        <w:t>Transition Team.</w:t>
      </w:r>
      <w:r>
        <w:rPr>
          <w:rFonts w:cs="Arial Unicode MS" w:eastAsia="Arial Unicode MS"/>
          <w:rtl w:val="0"/>
        </w:rPr>
        <w:t xml:space="preserve"> Our phased approach to transition relies on solid leadership by a committed and experienced transition team interfacing with the customer, and our application of proven practices fine-tuned through experience with similar transitions within the DoD environment. This approach will provide the client with the assurance of full commencement of services upon transition-in. For all transitions, regardless of complexity or duration, we assign a dedicated Transition-In Team, led by a Transition Manager, and consisting of program personnel and organizational resources who are specifically tasked to ensure all transition activities are assigned and executed. Our Transition Management Plan addresses all aspects of technical and cultural transition, and places emphasis on service continuity by minimizing the impact to operations. The main objective of the Transition Plan is to support project start-up and execution, and address change management and transformation with minimal impact on the client organization and ongoing efforts.</w:t>
      </w:r>
    </w:p>
    <w:p>
      <w:pPr>
        <w:pStyle w:val="Body Text"/>
      </w:pPr>
      <w:r>
        <w:rPr>
          <w:rFonts w:cs="Arial Unicode MS" w:eastAsia="Arial Unicode MS"/>
          <w:rtl w:val="0"/>
        </w:rPr>
        <w:t>The exhibit following</w:t>
      </w:r>
      <w:del w:id="66" w:date="2022-05-22T22:34:32Z" w:author="Tom Termini">
        <w:r>
          <w:rPr>
            <w:rFonts w:cs="Arial Unicode MS" w:eastAsia="Arial Unicode MS"/>
            <w:rtl w:val="0"/>
          </w:rPr>
          <w:delText xml:space="preserve"> below</w:delText>
        </w:r>
      </w:del>
      <w:r>
        <w:rPr>
          <w:rFonts w:cs="Arial Unicode MS" w:eastAsia="Arial Unicode MS"/>
          <w:rtl w:val="0"/>
        </w:rPr>
        <w:t xml:space="preserve"> describes the activities the AveningTech/BWI Team will conduct to ensure a successful and non-disruptive transition-in for this effort. Upon award notification, the team will prepare to participate in a transition kickoff meeting with designated customer personnel. Attendees from the AveningTech/BWI Team will include the Transition Manager, Program Manager, Contracts Manager, HR manager, Benefits Administrator, Facility Security Officer, Recruiting staff and administrative support. The team will present an overview of our approach to transition execution, identification of key points of contact and a summary of transition activities for discussion. </w:t>
      </w:r>
    </w:p>
    <w:p>
      <w:pPr>
        <w:pStyle w:val="Body Text"/>
      </w:pPr>
      <w:r>
        <w:rPr>
          <w:rFonts w:cs="Arial Unicode MS" w:eastAsia="Arial Unicode MS"/>
          <w:rtl w:val="0"/>
        </w:rPr>
        <w:t>Among the action items expected as the outcome of this meeting will be agreement on the schedule for the commencement of the effort by the AveningTech/BWI Team, and information specifying Government, previous incumbent management, and AveningTech/BWI Team points of contact for continued transition coordination.</w:t>
      </w:r>
    </w:p>
    <w:p>
      <w:pPr>
        <w:pStyle w:val="Body Text"/>
        <w:rPr>
          <w:b w:val="1"/>
          <w:bCs w:val="1"/>
        </w:rPr>
      </w:pPr>
      <w:r>
        <w:rPr>
          <w:rFonts w:cs="Arial Unicode MS" w:eastAsia="Arial Unicode MS"/>
          <w:b w:val="1"/>
          <w:bCs w:val="1"/>
          <w:shd w:val="clear" w:color="auto" w:fill="ffff00"/>
          <w:rtl w:val="0"/>
          <w:lang w:val="en-US"/>
        </w:rPr>
        <w:t>Exhibit XX</w:t>
      </w:r>
      <w:r>
        <w:rPr>
          <w:rFonts w:cs="Arial Unicode MS" w:eastAsia="Arial Unicode MS" w:hint="default"/>
          <w:b w:val="1"/>
          <w:bCs w:val="1"/>
          <w:rtl w:val="0"/>
          <w:lang w:val="en-US"/>
        </w:rPr>
        <w:t xml:space="preserve"> — </w:t>
      </w:r>
      <w:r>
        <w:rPr>
          <w:rFonts w:cs="Arial Unicode MS" w:eastAsia="Arial Unicode MS"/>
          <w:b w:val="1"/>
          <w:bCs w:val="1"/>
          <w:rtl w:val="0"/>
          <w:lang w:val="en-US"/>
        </w:rPr>
        <w:t>AveningTech/BWI Team Transition Activities.</w:t>
      </w:r>
    </w:p>
    <w:p>
      <w:pPr>
        <w:pStyle w:val="Body Text"/>
        <w:rPr>
          <w:b w:val="0"/>
          <w:bCs w:val="0"/>
        </w:rPr>
      </w:pPr>
    </w:p>
    <w:tbl>
      <w:tblPr>
        <w:tblW w:w="939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96"/>
        <w:gridCol w:w="6896"/>
      </w:tblGrid>
      <w:tr>
        <w:tblPrEx>
          <w:shd w:val="clear" w:color="auto" w:fill="4472c4"/>
        </w:tblPrEx>
        <w:trPr>
          <w:trHeight w:val="255" w:hRule="atLeast"/>
          <w:tblHeader/>
        </w:trPr>
        <w:tc>
          <w:tcPr>
            <w:tcW w:type="dxa" w:w="24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Text"/>
            </w:pPr>
            <w:r>
              <w:rPr>
                <w:rFonts w:ascii="Arial" w:hAnsi="Arial"/>
                <w:b w:val="1"/>
                <w:bCs w:val="1"/>
                <w:color w:val="ffffff"/>
                <w:sz w:val="20"/>
                <w:szCs w:val="20"/>
                <w:u w:color="ffffff"/>
                <w:rtl w:val="0"/>
                <w:lang w:val="en-US"/>
              </w:rPr>
              <w:t>Event</w:t>
            </w:r>
          </w:p>
        </w:tc>
        <w:tc>
          <w:tcPr>
            <w:tcW w:type="dxa" w:w="68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Text"/>
            </w:pPr>
            <w:r>
              <w:rPr>
                <w:rFonts w:ascii="Arial" w:hAnsi="Arial"/>
                <w:b w:val="1"/>
                <w:bCs w:val="1"/>
                <w:color w:val="ffffff"/>
                <w:sz w:val="20"/>
                <w:szCs w:val="20"/>
                <w:u w:color="ffffff"/>
                <w:rtl w:val="0"/>
                <w:lang w:val="en-US"/>
              </w:rPr>
              <w:t>Description</w:t>
            </w:r>
          </w:p>
        </w:tc>
      </w:tr>
      <w:tr>
        <w:tblPrEx>
          <w:shd w:val="clear" w:color="auto" w:fill="cdd4e9"/>
        </w:tblPrEx>
        <w:trPr>
          <w:trHeight w:val="1323" w:hRule="atLeast"/>
        </w:trPr>
        <w:tc>
          <w:tcPr>
            <w:tcW w:type="dxa" w:w="24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jc w:val="left"/>
            </w:pPr>
            <w:r>
              <w:rPr>
                <w:rFonts w:ascii="Arial" w:hAnsi="Arial"/>
                <w:b w:val="1"/>
                <w:bCs w:val="1"/>
                <w:sz w:val="20"/>
                <w:szCs w:val="20"/>
                <w:rtl w:val="0"/>
                <w:lang w:val="en-US"/>
              </w:rPr>
              <w:t>Kick-Off Meeting</w:t>
            </w:r>
          </w:p>
        </w:tc>
        <w:tc>
          <w:tcPr>
            <w:tcW w:type="dxa" w:w="68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jc w:val="left"/>
            </w:pPr>
            <w:r>
              <w:commentReference w:id="67"/>
            </w:r>
            <w:r>
              <w:rPr>
                <w:rFonts w:ascii="Arial" w:hAnsi="Arial"/>
                <w:sz w:val="20"/>
                <w:szCs w:val="20"/>
                <w:rtl w:val="0"/>
                <w:lang w:val="en-US"/>
              </w:rPr>
              <w:t xml:space="preserve">We will participate in a Kick-Off Meeting when specified by the client. We will meet with the COR and other designated client personnel to discuss goals, requirements, schedules, and processes. </w:t>
            </w:r>
            <w:r>
              <w:rPr>
                <w:rFonts w:ascii="Arial" w:hAnsi="Arial"/>
                <w:sz w:val="20"/>
                <w:szCs w:val="20"/>
                <w:rtl w:val="0"/>
                <w:lang w:val="en-US"/>
              </w:rPr>
              <w:t>We will outline our project management plan for the government</w:t>
            </w:r>
            <w:r>
              <w:rPr>
                <w:rFonts w:ascii="Arial" w:hAnsi="Arial" w:hint="default"/>
                <w:sz w:val="20"/>
                <w:szCs w:val="20"/>
                <w:rtl w:val="0"/>
                <w:lang w:val="en-US"/>
              </w:rPr>
              <w:t>’</w:t>
            </w:r>
            <w:r>
              <w:rPr>
                <w:rFonts w:ascii="Arial" w:hAnsi="Arial"/>
                <w:sz w:val="20"/>
                <w:szCs w:val="20"/>
                <w:rtl w:val="0"/>
                <w:lang w:val="en-US"/>
              </w:rPr>
              <w:t xml:space="preserve">s review. </w:t>
            </w:r>
            <w:r>
              <w:rPr>
                <w:rFonts w:ascii="Arial" w:hAnsi="Arial"/>
                <w:sz w:val="20"/>
                <w:szCs w:val="20"/>
                <w:rtl w:val="0"/>
                <w:lang w:val="en-US"/>
              </w:rPr>
              <w:t>After aligning and updating the transition activities and schedule with input from the client, we will begin project execution.</w:t>
            </w:r>
          </w:p>
        </w:tc>
      </w:tr>
      <w:tr>
        <w:tblPrEx>
          <w:shd w:val="clear" w:color="auto" w:fill="cdd4e9"/>
        </w:tblPrEx>
        <w:trPr>
          <w:trHeight w:val="1763" w:hRule="atLeast"/>
        </w:trPr>
        <w:tc>
          <w:tcPr>
            <w:tcW w:type="dxa" w:w="24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top"/>
          </w:tcPr>
          <w:p>
            <w:pPr>
              <w:pStyle w:val="Body Text"/>
              <w:jc w:val="left"/>
            </w:pPr>
            <w:r>
              <w:commentReference w:id="68"/>
            </w:r>
            <w:r>
              <w:rPr>
                <w:rFonts w:ascii="Arial" w:hAnsi="Arial"/>
                <w:b w:val="1"/>
                <w:bCs w:val="1"/>
                <w:sz w:val="20"/>
                <w:szCs w:val="20"/>
                <w:rtl w:val="0"/>
                <w:lang w:val="en-US"/>
              </w:rPr>
              <w:t>Staffing/Onboarding</w:t>
            </w:r>
          </w:p>
        </w:tc>
        <w:tc>
          <w:tcPr>
            <w:tcW w:type="dxa" w:w="68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top"/>
          </w:tcPr>
          <w:p>
            <w:pPr>
              <w:pStyle w:val="Body Text"/>
              <w:jc w:val="left"/>
            </w:pPr>
            <w:r>
              <w:rPr>
                <w:rFonts w:ascii="Arial" w:hAnsi="Arial"/>
                <w:sz w:val="20"/>
                <w:szCs w:val="20"/>
                <w:rtl w:val="0"/>
                <w:lang w:val="en-US"/>
              </w:rPr>
              <w:t>The staffing element of transition applies resources against requirements as defined in the SOW or PWS. We will staff with fully qualified personnel in accordance with labor category and task requirements. We will set objectives for staffing and will measure achievement against task requirements ensuring that we are fully in accordance with the agreed upon schedule. Particular attention will be paid to personnel security clearances to ensure that there is no interruption in their access to classified or sensitive data.</w:t>
            </w:r>
          </w:p>
        </w:tc>
      </w:tr>
      <w:tr>
        <w:tblPrEx>
          <w:shd w:val="clear" w:color="auto" w:fill="cdd4e9"/>
        </w:tblPrEx>
        <w:trPr>
          <w:trHeight w:val="1103" w:hRule="atLeast"/>
        </w:trPr>
        <w:tc>
          <w:tcPr>
            <w:tcW w:type="dxa" w:w="24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jc w:val="left"/>
            </w:pPr>
            <w:r>
              <w:rPr>
                <w:rFonts w:ascii="Arial" w:hAnsi="Arial"/>
                <w:b w:val="1"/>
                <w:bCs w:val="1"/>
                <w:sz w:val="20"/>
                <w:szCs w:val="20"/>
                <w:rtl w:val="0"/>
                <w:lang w:val="en-US"/>
              </w:rPr>
              <w:t>Technical Data and Task Performance Transfer</w:t>
            </w:r>
          </w:p>
        </w:tc>
        <w:tc>
          <w:tcPr>
            <w:tcW w:type="dxa" w:w="68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jc w:val="left"/>
            </w:pPr>
            <w:r>
              <w:rPr>
                <w:rFonts w:ascii="Arial" w:hAnsi="Arial"/>
                <w:sz w:val="20"/>
                <w:szCs w:val="20"/>
                <w:rtl w:val="0"/>
                <w:lang w:val="en-US"/>
              </w:rPr>
              <w:t>We will conduct a discovery process using data templates and checklists to understand all tasking including relevant background data, scope, work in progress status, and technical and management issues. We will evaluate the information and raise issues as needed to the COR during initial and recurring management reviews.</w:t>
            </w:r>
          </w:p>
        </w:tc>
      </w:tr>
      <w:tr>
        <w:tblPrEx>
          <w:shd w:val="clear" w:color="auto" w:fill="cdd4e9"/>
        </w:tblPrEx>
        <w:trPr>
          <w:trHeight w:val="1103" w:hRule="atLeast"/>
        </w:trPr>
        <w:tc>
          <w:tcPr>
            <w:tcW w:type="dxa" w:w="24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top"/>
          </w:tcPr>
          <w:p>
            <w:pPr>
              <w:pStyle w:val="Body Text"/>
              <w:jc w:val="left"/>
            </w:pPr>
            <w:r>
              <w:rPr>
                <w:rFonts w:ascii="Arial" w:hAnsi="Arial"/>
                <w:b w:val="1"/>
                <w:bCs w:val="1"/>
                <w:sz w:val="20"/>
                <w:szCs w:val="20"/>
                <w:rtl w:val="0"/>
                <w:lang w:val="en-US"/>
              </w:rPr>
              <w:t>Contract Financial Management</w:t>
            </w:r>
          </w:p>
        </w:tc>
        <w:tc>
          <w:tcPr>
            <w:tcW w:type="dxa" w:w="68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top"/>
          </w:tcPr>
          <w:p>
            <w:pPr>
              <w:pStyle w:val="Body Text"/>
              <w:jc w:val="left"/>
            </w:pPr>
            <w:r>
              <w:rPr>
                <w:rFonts w:ascii="Arial" w:hAnsi="Arial"/>
                <w:sz w:val="20"/>
                <w:szCs w:val="20"/>
                <w:rtl w:val="0"/>
                <w:lang w:val="en-US"/>
              </w:rPr>
              <w:t>We will ensure that contract financial management requirements are understood, and procedures put in place to meet them. This step includes monthly status and expenditure reporting and invoicing procedures. Internal cost reporting and invoice procedures will be synchronized with timing and content requirements of the client.</w:t>
            </w:r>
          </w:p>
        </w:tc>
      </w:tr>
      <w:tr>
        <w:tblPrEx>
          <w:shd w:val="clear" w:color="auto" w:fill="cdd4e9"/>
        </w:tblPrEx>
        <w:trPr>
          <w:trHeight w:val="1323" w:hRule="atLeast"/>
        </w:trPr>
        <w:tc>
          <w:tcPr>
            <w:tcW w:type="dxa" w:w="24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jc w:val="left"/>
            </w:pPr>
            <w:r>
              <w:rPr>
                <w:rFonts w:ascii="Arial" w:hAnsi="Arial"/>
                <w:b w:val="1"/>
                <w:bCs w:val="1"/>
                <w:sz w:val="20"/>
                <w:szCs w:val="20"/>
                <w:rtl w:val="0"/>
                <w:lang w:val="en-US"/>
              </w:rPr>
              <w:t>Program Management Process &amp; Infrastructure</w:t>
            </w:r>
          </w:p>
        </w:tc>
        <w:tc>
          <w:tcPr>
            <w:tcW w:type="dxa" w:w="68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jc w:val="left"/>
            </w:pPr>
            <w:r>
              <w:rPr>
                <w:rFonts w:ascii="Arial" w:hAnsi="Arial"/>
                <w:sz w:val="20"/>
                <w:szCs w:val="20"/>
                <w:rtl w:val="0"/>
                <w:lang w:val="en-US"/>
              </w:rPr>
              <w:t>We identify and implement management reporting processes, with a focus on defining the meeting and review requirements, attendance, and documentation needed to support client management reviews. We implement information systems and reporting processes, personnel security clearance and access card procedures, and other activities necessary to meet contract and site security requirements.</w:t>
            </w:r>
          </w:p>
        </w:tc>
      </w:tr>
      <w:tr>
        <w:tblPrEx>
          <w:shd w:val="clear" w:color="auto" w:fill="cdd4e9"/>
        </w:tblPrEx>
        <w:trPr>
          <w:trHeight w:val="883" w:hRule="atLeast"/>
        </w:trPr>
        <w:tc>
          <w:tcPr>
            <w:tcW w:type="dxa" w:w="24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top"/>
          </w:tcPr>
          <w:p>
            <w:pPr>
              <w:pStyle w:val="Body Text"/>
              <w:jc w:val="left"/>
            </w:pPr>
            <w:r>
              <w:rPr>
                <w:rFonts w:ascii="Arial" w:hAnsi="Arial"/>
                <w:b w:val="1"/>
                <w:bCs w:val="1"/>
                <w:sz w:val="20"/>
                <w:szCs w:val="20"/>
                <w:rtl w:val="0"/>
                <w:lang w:val="en-US"/>
              </w:rPr>
              <w:t>Transition Readiness Review</w:t>
            </w:r>
          </w:p>
        </w:tc>
        <w:tc>
          <w:tcPr>
            <w:tcW w:type="dxa" w:w="68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top"/>
          </w:tcPr>
          <w:p>
            <w:pPr>
              <w:pStyle w:val="Body Text"/>
              <w:jc w:val="left"/>
            </w:pPr>
            <w:r>
              <w:rPr>
                <w:rFonts w:ascii="Arial" w:hAnsi="Arial"/>
                <w:sz w:val="20"/>
                <w:szCs w:val="20"/>
                <w:rtl w:val="0"/>
                <w:lang w:val="en-US"/>
              </w:rPr>
              <w:t>At the end of the transition period, we will conduct a formal Transition Readiness Review with client personnel. This review is the final check point demonstrating that all activities are complete, and the team is fully staffed and ready to execute.</w:t>
            </w:r>
          </w:p>
        </w:tc>
      </w:tr>
    </w:tbl>
    <w:p>
      <w:pPr>
        <w:pStyle w:val="Body Text"/>
        <w:widowControl w:val="0"/>
        <w:rPr>
          <w:b w:val="0"/>
          <w:bCs w:val="0"/>
        </w:rPr>
      </w:pPr>
    </w:p>
    <w:p>
      <w:pPr>
        <w:pStyle w:val="Body Text"/>
      </w:pPr>
    </w:p>
    <w:p>
      <w:pPr>
        <w:pStyle w:val="Body Text"/>
      </w:pPr>
      <w:r>
        <w:rPr>
          <w:rFonts w:cs="Arial Unicode MS" w:eastAsia="Arial Unicode MS"/>
          <w:b w:val="1"/>
          <w:bCs w:val="1"/>
          <w:rtl w:val="0"/>
          <w:lang w:val="en-US"/>
        </w:rPr>
        <w:t xml:space="preserve">Timetables. </w:t>
      </w:r>
      <w:r>
        <w:rPr>
          <w:rFonts w:cs="Arial Unicode MS" w:eastAsia="Arial Unicode MS"/>
          <w:rtl w:val="0"/>
        </w:rPr>
        <w:t>For each specific effort, our transition team works with the client to prepare a detailed schedule with milestones to ensure that we address every aspect of the project and comply with the client</w:t>
      </w:r>
      <w:r>
        <w:rPr>
          <w:rFonts w:cs="Arial Unicode MS" w:eastAsia="Arial Unicode MS" w:hint="default"/>
          <w:rtl w:val="0"/>
        </w:rPr>
        <w:t>’</w:t>
      </w:r>
      <w:r>
        <w:rPr>
          <w:rFonts w:cs="Arial Unicode MS" w:eastAsia="Arial Unicode MS"/>
          <w:rtl w:val="0"/>
        </w:rPr>
        <w:t xml:space="preserve">s schedule for final handoff. We will schedule and conduct daily transition status meetings and provide a transition status report that includes clearly identified transition risks, issues and mitigation strategies. We will address the transition of personnel, processes, documentation, tools and technology to ensure that we have the tools and processes in place to complete necessary actions, and we will rely on open and constant communication to avoid any surprises during the course of the transition period. </w:t>
      </w:r>
    </w:p>
    <w:p>
      <w:pPr>
        <w:pStyle w:val="Body Text"/>
        <w:rPr>
          <w:b w:val="1"/>
          <w:bCs w:val="1"/>
        </w:rPr>
      </w:pPr>
      <w:r>
        <w:rPr>
          <w:rFonts w:cs="Arial Unicode MS" w:eastAsia="Arial Unicode MS"/>
          <w:b w:val="1"/>
          <w:bCs w:val="1"/>
          <w:shd w:val="clear" w:color="auto" w:fill="ffff00"/>
          <w:rtl w:val="0"/>
          <w:lang w:val="en-US"/>
        </w:rPr>
        <w:t>Exhibit XX</w:t>
      </w:r>
      <w:r>
        <w:rPr>
          <w:rFonts w:cs="Arial Unicode MS" w:eastAsia="Arial Unicode MS" w:hint="default"/>
          <w:b w:val="1"/>
          <w:bCs w:val="1"/>
          <w:rtl w:val="0"/>
          <w:lang w:val="en-US"/>
        </w:rPr>
        <w:t xml:space="preserve"> – </w:t>
      </w:r>
      <w:r>
        <w:rPr>
          <w:rFonts w:cs="Arial Unicode MS" w:eastAsia="Arial Unicode MS"/>
          <w:b w:val="1"/>
          <w:bCs w:val="1"/>
          <w:rtl w:val="0"/>
          <w:lang w:val="en-US"/>
        </w:rPr>
        <w:t xml:space="preserve">Transition </w:t>
      </w:r>
      <w:commentRangeStart w:id="69"/>
      <w:r>
        <w:rPr>
          <w:rFonts w:cs="Arial Unicode MS" w:eastAsia="Arial Unicode MS"/>
          <w:b w:val="1"/>
          <w:bCs w:val="1"/>
          <w:rtl w:val="0"/>
          <w:lang w:val="en-US"/>
        </w:rPr>
        <w:t>Timeline</w:t>
      </w:r>
      <w:commentRangeEnd w:id="69"/>
      <w:r>
        <w:commentReference w:id="69"/>
      </w:r>
      <w:r>
        <w:rPr>
          <w:rFonts w:cs="Arial Unicode MS" w:eastAsia="Arial Unicode MS"/>
          <w:b w:val="1"/>
          <w:bCs w:val="1"/>
          <w:rtl w:val="0"/>
          <w:lang w:val="en-US"/>
        </w:rPr>
        <w:t>.</w:t>
      </w:r>
    </w:p>
    <w:p>
      <w:pPr>
        <w:pStyle w:val="Body Text"/>
        <w:rPr>
          <w:b w:val="1"/>
          <w:bCs w:val="1"/>
        </w:rPr>
      </w:pPr>
      <w:r>
        <w:drawing>
          <wp:inline distT="0" distB="0" distL="0" distR="0">
            <wp:extent cx="5943600" cy="5200650"/>
            <wp:effectExtent l="0" t="0" r="0" b="0"/>
            <wp:docPr id="1073741826" name="officeArt object"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6" name="Table&#10;&#10;Description automatically generated with medium confidence" descr="TableDescription automatically generated with medium confidence"/>
                    <pic:cNvPicPr>
                      <a:picLocks noChangeAspect="1"/>
                    </pic:cNvPicPr>
                  </pic:nvPicPr>
                  <pic:blipFill>
                    <a:blip r:embed="rId7">
                      <a:extLst/>
                    </a:blip>
                    <a:stretch>
                      <a:fillRect/>
                    </a:stretch>
                  </pic:blipFill>
                  <pic:spPr>
                    <a:xfrm>
                      <a:off x="0" y="0"/>
                      <a:ext cx="5943600" cy="5200650"/>
                    </a:xfrm>
                    <a:prstGeom prst="rect">
                      <a:avLst/>
                    </a:prstGeom>
                    <a:ln w="12700" cap="flat">
                      <a:noFill/>
                      <a:miter lim="400000"/>
                    </a:ln>
                    <a:effectLst/>
                  </pic:spPr>
                </pic:pic>
              </a:graphicData>
            </a:graphic>
          </wp:inline>
        </w:drawing>
      </w:r>
    </w:p>
    <w:p>
      <w:pPr>
        <w:pStyle w:val="Body Text"/>
        <w:rPr>
          <w:b w:val="1"/>
          <w:bCs w:val="1"/>
        </w:rPr>
      </w:pPr>
      <w:r>
        <w:rPr>
          <w:rFonts w:cs="Arial Unicode MS" w:eastAsia="Arial Unicode MS"/>
          <w:b w:val="1"/>
          <w:bCs w:val="1"/>
          <w:rtl w:val="0"/>
          <w:lang w:val="en-US"/>
        </w:rPr>
        <w:t xml:space="preserve">Key Players and </w:t>
      </w:r>
      <w:commentRangeStart w:id="70"/>
      <w:commentRangeStart w:id="71"/>
      <w:r>
        <w:rPr>
          <w:rFonts w:cs="Arial Unicode MS" w:eastAsia="Arial Unicode MS"/>
          <w:b w:val="1"/>
          <w:bCs w:val="1"/>
          <w:rtl w:val="0"/>
          <w:lang w:val="en-US"/>
        </w:rPr>
        <w:t>Roles</w:t>
      </w:r>
      <w:commentRangeEnd w:id="70"/>
      <w:r>
        <w:commentReference w:id="70"/>
      </w:r>
      <w:commentRangeEnd w:id="71"/>
      <w:r>
        <w:commentReference w:id="71"/>
      </w:r>
    </w:p>
    <w:p>
      <w:pPr>
        <w:pStyle w:val="Body Text"/>
      </w:pPr>
      <w:r>
        <w:rPr>
          <w:rFonts w:cs="Arial Unicode MS" w:eastAsia="Arial Unicode MS"/>
          <w:rtl w:val="0"/>
        </w:rPr>
        <w:t>The transition team, led by the Transition Manager, will include the Program Manager, Deputy Program Manager, HR and Recruiting resources, Process and Documentation support, Facility Security Officer, and Administrative Support. Roles and responsibilities are identified in the chart below.</w:t>
      </w:r>
    </w:p>
    <w:p>
      <w:pPr>
        <w:pStyle w:val="Body Text"/>
        <w:rPr>
          <w:b w:val="0"/>
          <w:bCs w:val="0"/>
        </w:rPr>
      </w:pPr>
    </w:p>
    <w:tbl>
      <w:tblPr>
        <w:tblW w:w="935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310"/>
        <w:gridCol w:w="675"/>
        <w:gridCol w:w="675"/>
        <w:gridCol w:w="674"/>
        <w:gridCol w:w="674"/>
        <w:gridCol w:w="675"/>
        <w:gridCol w:w="676"/>
        <w:gridCol w:w="676"/>
        <w:gridCol w:w="676"/>
        <w:gridCol w:w="674"/>
        <w:gridCol w:w="974"/>
      </w:tblGrid>
      <w:tr>
        <w:tblPrEx>
          <w:shd w:val="clear" w:color="auto" w:fill="4472c4"/>
        </w:tblPrEx>
        <w:trPr>
          <w:trHeight w:val="1317" w:hRule="atLeast"/>
          <w:tblHeader/>
        </w:trPr>
        <w:tc>
          <w:tcPr>
            <w:tcW w:type="dxa" w:w="2310"/>
            <w:tcBorders>
              <w:top w:val="single" w:color="5378b3" w:sz="8" w:space="0" w:shadow="0" w:frame="0"/>
              <w:left w:val="single" w:color="5378b3" w:sz="8" w:space="0" w:shadow="0" w:frame="0"/>
              <w:bottom w:val="single" w:color="999999" w:sz="8" w:space="0" w:shadow="0" w:frame="0"/>
              <w:right w:val="single" w:color="ffffff" w:sz="8" w:space="0" w:shadow="0" w:frame="0"/>
            </w:tcBorders>
            <w:shd w:val="clear" w:color="auto" w:fill="000000"/>
            <w:tcMar>
              <w:top w:type="dxa" w:w="80"/>
              <w:left w:type="dxa" w:w="80"/>
              <w:bottom w:type="dxa" w:w="80"/>
              <w:right w:type="dxa" w:w="80"/>
            </w:tcMar>
            <w:vAlign w:val="center"/>
          </w:tcPr>
          <w:p>
            <w:pPr>
              <w:pStyle w:val="Table Headings"/>
            </w:pPr>
            <w:r>
              <w:rPr>
                <w:b w:val="0"/>
                <w:bCs w:val="0"/>
                <w:sz w:val="16"/>
                <w:szCs w:val="16"/>
                <w:rtl w:val="0"/>
                <w:lang w:val="en-US"/>
              </w:rPr>
              <w:t>Task During Transition</w:t>
            </w:r>
          </w:p>
        </w:tc>
        <w:tc>
          <w:tcPr>
            <w:tcW w:type="dxa" w:w="675"/>
            <w:tcBorders>
              <w:top w:val="single" w:color="5378b3" w:sz="8" w:space="0" w:shadow="0" w:frame="0"/>
              <w:left w:val="single" w:color="ffffff" w:sz="8" w:space="0" w:shadow="0" w:frame="0"/>
              <w:bottom w:val="single" w:color="999999" w:sz="8" w:space="0" w:shadow="0" w:frame="0"/>
              <w:right w:val="single" w:color="ffffff" w:sz="8" w:space="0" w:shadow="0" w:frame="0"/>
            </w:tcBorders>
            <w:shd w:val="clear" w:color="auto" w:fill="000000"/>
            <w:tcMar>
              <w:top w:type="dxa" w:w="80"/>
              <w:left w:type="dxa" w:w="193"/>
              <w:bottom w:type="dxa" w:w="80"/>
              <w:right w:type="dxa" w:w="193"/>
            </w:tcMar>
            <w:vAlign w:val="center"/>
          </w:tcPr>
          <w:p>
            <w:pPr>
              <w:pStyle w:val="Table Headings"/>
              <w:ind w:left="113" w:right="113" w:firstLine="0"/>
              <w:jc w:val="left"/>
            </w:pPr>
            <w:r>
              <w:rPr>
                <w:b w:val="0"/>
                <w:bCs w:val="0"/>
                <w:sz w:val="16"/>
                <w:szCs w:val="16"/>
                <w:rtl w:val="0"/>
                <w:lang w:val="en-US"/>
              </w:rPr>
              <w:t>PM</w:t>
            </w:r>
          </w:p>
        </w:tc>
        <w:tc>
          <w:tcPr>
            <w:tcW w:type="dxa" w:w="675"/>
            <w:tcBorders>
              <w:top w:val="single" w:color="5378b3" w:sz="8" w:space="0" w:shadow="0" w:frame="0"/>
              <w:left w:val="single" w:color="ffffff" w:sz="8" w:space="0" w:shadow="0" w:frame="0"/>
              <w:bottom w:val="single" w:color="999999" w:sz="8" w:space="0" w:shadow="0" w:frame="0"/>
              <w:right w:val="single" w:color="ffffff" w:sz="8" w:space="0" w:shadow="0" w:frame="0"/>
            </w:tcBorders>
            <w:shd w:val="clear" w:color="auto" w:fill="000000"/>
            <w:tcMar>
              <w:top w:type="dxa" w:w="80"/>
              <w:left w:type="dxa" w:w="193"/>
              <w:bottom w:type="dxa" w:w="80"/>
              <w:right w:type="dxa" w:w="193"/>
            </w:tcMar>
            <w:vAlign w:val="center"/>
          </w:tcPr>
          <w:p>
            <w:pPr>
              <w:pStyle w:val="Table Headings"/>
              <w:ind w:left="113" w:right="113" w:firstLine="0"/>
              <w:jc w:val="left"/>
            </w:pPr>
            <w:r>
              <w:rPr>
                <w:b w:val="0"/>
                <w:bCs w:val="0"/>
                <w:sz w:val="16"/>
                <w:szCs w:val="16"/>
                <w:rtl w:val="0"/>
                <w:lang w:val="en-US"/>
              </w:rPr>
              <w:t>Deputy PM</w:t>
            </w:r>
          </w:p>
        </w:tc>
        <w:tc>
          <w:tcPr>
            <w:tcW w:type="dxa" w:w="674"/>
            <w:tcBorders>
              <w:top w:val="single" w:color="5378b3" w:sz="8" w:space="0" w:shadow="0" w:frame="0"/>
              <w:left w:val="single" w:color="ffffff" w:sz="8" w:space="0" w:shadow="0" w:frame="0"/>
              <w:bottom w:val="single" w:color="999999" w:sz="8" w:space="0" w:shadow="0" w:frame="0"/>
              <w:right w:val="single" w:color="ffffff" w:sz="8" w:space="0" w:shadow="0" w:frame="0"/>
            </w:tcBorders>
            <w:shd w:val="clear" w:color="auto" w:fill="000000"/>
            <w:tcMar>
              <w:top w:type="dxa" w:w="80"/>
              <w:left w:type="dxa" w:w="193"/>
              <w:bottom w:type="dxa" w:w="80"/>
              <w:right w:type="dxa" w:w="193"/>
            </w:tcMar>
            <w:vAlign w:val="center"/>
          </w:tcPr>
          <w:p>
            <w:pPr>
              <w:pStyle w:val="Table Headings"/>
              <w:ind w:left="113" w:right="113" w:firstLine="0"/>
              <w:jc w:val="left"/>
            </w:pPr>
            <w:r>
              <w:rPr>
                <w:b w:val="0"/>
                <w:bCs w:val="0"/>
                <w:sz w:val="16"/>
                <w:szCs w:val="16"/>
                <w:rtl w:val="0"/>
                <w:lang w:val="en-US"/>
              </w:rPr>
              <w:t>Transition Manager</w:t>
            </w:r>
          </w:p>
        </w:tc>
        <w:tc>
          <w:tcPr>
            <w:tcW w:type="dxa" w:w="674"/>
            <w:tcBorders>
              <w:top w:val="single" w:color="5378b3" w:sz="8" w:space="0" w:shadow="0" w:frame="0"/>
              <w:left w:val="single" w:color="ffffff" w:sz="8" w:space="0" w:shadow="0" w:frame="0"/>
              <w:bottom w:val="single" w:color="999999" w:sz="8" w:space="0" w:shadow="0" w:frame="0"/>
              <w:right w:val="single" w:color="ffffff" w:sz="8" w:space="0" w:shadow="0" w:frame="0"/>
            </w:tcBorders>
            <w:shd w:val="clear" w:color="auto" w:fill="000000"/>
            <w:tcMar>
              <w:top w:type="dxa" w:w="80"/>
              <w:left w:type="dxa" w:w="193"/>
              <w:bottom w:type="dxa" w:w="80"/>
              <w:right w:type="dxa" w:w="193"/>
            </w:tcMar>
            <w:vAlign w:val="center"/>
          </w:tcPr>
          <w:p>
            <w:pPr>
              <w:pStyle w:val="Table Headings"/>
              <w:ind w:left="113" w:right="113" w:firstLine="0"/>
              <w:jc w:val="left"/>
            </w:pPr>
            <w:r>
              <w:rPr>
                <w:b w:val="0"/>
                <w:bCs w:val="0"/>
                <w:sz w:val="16"/>
                <w:szCs w:val="16"/>
                <w:rtl w:val="0"/>
                <w:lang w:val="en-US"/>
              </w:rPr>
              <w:t>Deputy Transition Manager</w:t>
            </w:r>
          </w:p>
        </w:tc>
        <w:tc>
          <w:tcPr>
            <w:tcW w:type="dxa" w:w="675"/>
            <w:tcBorders>
              <w:top w:val="single" w:color="5378b3" w:sz="8" w:space="0" w:shadow="0" w:frame="0"/>
              <w:left w:val="single" w:color="ffffff" w:sz="8" w:space="0" w:shadow="0" w:frame="0"/>
              <w:bottom w:val="single" w:color="999999" w:sz="8" w:space="0" w:shadow="0" w:frame="0"/>
              <w:right w:val="single" w:color="ffffff" w:sz="8" w:space="0" w:shadow="0" w:frame="0"/>
            </w:tcBorders>
            <w:shd w:val="clear" w:color="auto" w:fill="000000"/>
            <w:tcMar>
              <w:top w:type="dxa" w:w="80"/>
              <w:left w:type="dxa" w:w="193"/>
              <w:bottom w:type="dxa" w:w="80"/>
              <w:right w:type="dxa" w:w="193"/>
            </w:tcMar>
            <w:vAlign w:val="center"/>
          </w:tcPr>
          <w:p>
            <w:pPr>
              <w:pStyle w:val="Table Headings"/>
              <w:ind w:left="113" w:right="113" w:firstLine="0"/>
              <w:jc w:val="left"/>
            </w:pPr>
            <w:r>
              <w:rPr>
                <w:b w:val="0"/>
                <w:bCs w:val="0"/>
                <w:sz w:val="16"/>
                <w:szCs w:val="16"/>
                <w:rtl w:val="0"/>
                <w:lang w:val="en-US"/>
              </w:rPr>
              <w:t>HR Capture Manager</w:t>
            </w:r>
          </w:p>
        </w:tc>
        <w:tc>
          <w:tcPr>
            <w:tcW w:type="dxa" w:w="676"/>
            <w:tcBorders>
              <w:top w:val="single" w:color="5378b3" w:sz="8" w:space="0" w:shadow="0" w:frame="0"/>
              <w:left w:val="single" w:color="ffffff" w:sz="8" w:space="0" w:shadow="0" w:frame="0"/>
              <w:bottom w:val="single" w:color="999999" w:sz="8" w:space="0" w:shadow="0" w:frame="0"/>
              <w:right w:val="single" w:color="ffffff" w:sz="8" w:space="0" w:shadow="0" w:frame="0"/>
            </w:tcBorders>
            <w:shd w:val="clear" w:color="auto" w:fill="000000"/>
            <w:tcMar>
              <w:top w:type="dxa" w:w="80"/>
              <w:left w:type="dxa" w:w="193"/>
              <w:bottom w:type="dxa" w:w="80"/>
              <w:right w:type="dxa" w:w="193"/>
            </w:tcMar>
            <w:vAlign w:val="center"/>
          </w:tcPr>
          <w:p>
            <w:pPr>
              <w:pStyle w:val="Table Headings"/>
              <w:ind w:left="113" w:right="113" w:firstLine="0"/>
              <w:jc w:val="left"/>
            </w:pPr>
            <w:r>
              <w:rPr>
                <w:b w:val="0"/>
                <w:bCs w:val="0"/>
                <w:sz w:val="16"/>
                <w:szCs w:val="16"/>
                <w:rtl w:val="0"/>
                <w:lang w:val="en-US"/>
              </w:rPr>
              <w:t>Deputy HR Capture Manager</w:t>
            </w:r>
          </w:p>
        </w:tc>
        <w:tc>
          <w:tcPr>
            <w:tcW w:type="dxa" w:w="675"/>
            <w:tcBorders>
              <w:top w:val="single" w:color="5378b3" w:sz="8" w:space="0" w:shadow="0" w:frame="0"/>
              <w:left w:val="single" w:color="ffffff" w:sz="8" w:space="0" w:shadow="0" w:frame="0"/>
              <w:bottom w:val="single" w:color="999999" w:sz="8" w:space="0" w:shadow="0" w:frame="0"/>
              <w:right w:val="single" w:color="ffffff" w:sz="8" w:space="0" w:shadow="0" w:frame="0"/>
            </w:tcBorders>
            <w:shd w:val="clear" w:color="auto" w:fill="000000"/>
            <w:tcMar>
              <w:top w:type="dxa" w:w="80"/>
              <w:left w:type="dxa" w:w="193"/>
              <w:bottom w:type="dxa" w:w="80"/>
              <w:right w:type="dxa" w:w="193"/>
            </w:tcMar>
            <w:vAlign w:val="center"/>
          </w:tcPr>
          <w:p>
            <w:pPr>
              <w:pStyle w:val="Table Headings"/>
              <w:ind w:left="113" w:right="113" w:firstLine="0"/>
              <w:jc w:val="left"/>
            </w:pPr>
            <w:r>
              <w:rPr>
                <w:b w:val="0"/>
                <w:bCs w:val="0"/>
                <w:sz w:val="16"/>
                <w:szCs w:val="16"/>
                <w:rtl w:val="0"/>
                <w:lang w:val="en-US"/>
              </w:rPr>
              <w:t>Process Author Specialist</w:t>
            </w:r>
          </w:p>
        </w:tc>
        <w:tc>
          <w:tcPr>
            <w:tcW w:type="dxa" w:w="676"/>
            <w:tcBorders>
              <w:top w:val="single" w:color="5378b3" w:sz="8" w:space="0" w:shadow="0" w:frame="0"/>
              <w:left w:val="single" w:color="ffffff" w:sz="8" w:space="0" w:shadow="0" w:frame="0"/>
              <w:bottom w:val="single" w:color="999999" w:sz="8" w:space="0" w:shadow="0" w:frame="0"/>
              <w:right w:val="single" w:color="ffffff" w:sz="8" w:space="0" w:shadow="0" w:frame="0"/>
            </w:tcBorders>
            <w:shd w:val="clear" w:color="auto" w:fill="000000"/>
            <w:tcMar>
              <w:top w:type="dxa" w:w="80"/>
              <w:left w:type="dxa" w:w="193"/>
              <w:bottom w:type="dxa" w:w="80"/>
              <w:right w:type="dxa" w:w="193"/>
            </w:tcMar>
            <w:vAlign w:val="center"/>
          </w:tcPr>
          <w:p>
            <w:pPr>
              <w:pStyle w:val="Table Headings"/>
              <w:ind w:left="113" w:right="113" w:firstLine="0"/>
              <w:jc w:val="left"/>
            </w:pPr>
            <w:r>
              <w:rPr>
                <w:b w:val="0"/>
                <w:bCs w:val="0"/>
                <w:sz w:val="16"/>
                <w:szCs w:val="16"/>
                <w:rtl w:val="0"/>
                <w:lang w:val="en-US"/>
              </w:rPr>
              <w:t>Documentation Specialist</w:t>
            </w:r>
          </w:p>
        </w:tc>
        <w:tc>
          <w:tcPr>
            <w:tcW w:type="dxa" w:w="674"/>
            <w:tcBorders>
              <w:top w:val="single" w:color="5378b3" w:sz="8" w:space="0" w:shadow="0" w:frame="0"/>
              <w:left w:val="single" w:color="ffffff" w:sz="8" w:space="0" w:shadow="0" w:frame="0"/>
              <w:bottom w:val="single" w:color="999999" w:sz="8" w:space="0" w:shadow="0" w:frame="0"/>
              <w:right w:val="single" w:color="ffffff" w:sz="8" w:space="0" w:shadow="0" w:frame="0"/>
            </w:tcBorders>
            <w:shd w:val="clear" w:color="auto" w:fill="000000"/>
            <w:tcMar>
              <w:top w:type="dxa" w:w="80"/>
              <w:left w:type="dxa" w:w="193"/>
              <w:bottom w:type="dxa" w:w="80"/>
              <w:right w:type="dxa" w:w="193"/>
            </w:tcMar>
            <w:vAlign w:val="center"/>
          </w:tcPr>
          <w:p>
            <w:pPr>
              <w:pStyle w:val="Table Headings"/>
              <w:ind w:left="113" w:right="113" w:firstLine="0"/>
              <w:jc w:val="left"/>
            </w:pPr>
            <w:r>
              <w:rPr>
                <w:b w:val="0"/>
                <w:bCs w:val="0"/>
                <w:sz w:val="16"/>
                <w:szCs w:val="16"/>
                <w:rtl w:val="0"/>
                <w:lang w:val="en-US"/>
              </w:rPr>
              <w:t>Administrative Specialist</w:t>
            </w:r>
          </w:p>
        </w:tc>
        <w:tc>
          <w:tcPr>
            <w:tcW w:type="dxa" w:w="974"/>
            <w:tcBorders>
              <w:top w:val="single" w:color="5378b3" w:sz="8" w:space="0" w:shadow="0" w:frame="0"/>
              <w:left w:val="single" w:color="ffffff" w:sz="8" w:space="0" w:shadow="0" w:frame="0"/>
              <w:bottom w:val="single" w:color="999999" w:sz="8" w:space="0" w:shadow="0" w:frame="0"/>
              <w:right w:val="single" w:color="5378b3" w:sz="8" w:space="0" w:shadow="0" w:frame="0"/>
            </w:tcBorders>
            <w:shd w:val="clear" w:color="auto" w:fill="000000"/>
            <w:tcMar>
              <w:top w:type="dxa" w:w="80"/>
              <w:left w:type="dxa" w:w="193"/>
              <w:bottom w:type="dxa" w:w="80"/>
              <w:right w:type="dxa" w:w="193"/>
            </w:tcMar>
            <w:vAlign w:val="center"/>
          </w:tcPr>
          <w:p>
            <w:pPr>
              <w:pStyle w:val="Table Headings"/>
              <w:ind w:left="113" w:right="113" w:firstLine="0"/>
              <w:jc w:val="left"/>
            </w:pPr>
            <w:r>
              <w:rPr>
                <w:b w:val="0"/>
                <w:bCs w:val="0"/>
                <w:sz w:val="16"/>
                <w:szCs w:val="16"/>
                <w:rtl w:val="0"/>
                <w:lang w:val="en-US"/>
              </w:rPr>
              <w:t>TSO IPT</w:t>
            </w:r>
          </w:p>
        </w:tc>
      </w:tr>
      <w:tr>
        <w:tblPrEx>
          <w:shd w:val="clear" w:color="auto" w:fill="cdd4e9"/>
        </w:tblPrEx>
        <w:trPr>
          <w:trHeight w:val="45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pPr>
            <w:r>
              <w:rPr>
                <w:sz w:val="20"/>
                <w:szCs w:val="20"/>
                <w:rtl w:val="0"/>
                <w:lang w:val="en-US"/>
              </w:rPr>
              <w:t>Total Program Performance</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RA</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I</w:t>
            </w:r>
          </w:p>
        </w:tc>
      </w:tr>
      <w:tr>
        <w:tblPrEx>
          <w:shd w:val="clear" w:color="auto" w:fill="cdd4e9"/>
        </w:tblPrEx>
        <w:trPr>
          <w:trHeight w:val="45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pPr>
            <w:r>
              <w:rPr>
                <w:sz w:val="20"/>
                <w:szCs w:val="20"/>
                <w:rtl w:val="0"/>
                <w:lang w:val="en-US"/>
              </w:rPr>
              <w:t xml:space="preserve">Contract, Budget, and Financial Management </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RA</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commentReference w:id="72"/>
            </w:r>
            <w:r>
              <w:rPr>
                <w:sz w:val="20"/>
                <w:szCs w:val="20"/>
                <w:rtl w:val="0"/>
                <w:lang w:val="en-US"/>
              </w:rPr>
              <w:t>I</w:t>
            </w:r>
            <w:r>
              <w:commentReference w:id="73"/>
            </w:r>
          </w:p>
        </w:tc>
      </w:tr>
      <w:tr>
        <w:tblPrEx>
          <w:shd w:val="clear" w:color="auto" w:fill="cdd4e9"/>
        </w:tblPrEx>
        <w:trPr>
          <w:trHeight w:val="23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pPr>
            <w:r>
              <w:rPr>
                <w:sz w:val="20"/>
                <w:szCs w:val="20"/>
                <w:rtl w:val="0"/>
                <w:lang w:val="en-US"/>
              </w:rPr>
              <w:t xml:space="preserve">Establish PMO </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RA</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I</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I</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I</w:t>
            </w:r>
          </w:p>
        </w:tc>
      </w:tr>
      <w:tr>
        <w:tblPrEx>
          <w:shd w:val="clear" w:color="auto" w:fill="cdd4e9"/>
        </w:tblPrEx>
        <w:trPr>
          <w:trHeight w:val="23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pPr>
            <w:r>
              <w:rPr>
                <w:sz w:val="20"/>
                <w:szCs w:val="20"/>
                <w:rtl w:val="0"/>
                <w:lang w:val="en-US"/>
              </w:rPr>
              <w:t>Daily Operations</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A</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R</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I</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I</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I</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I</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I</w:t>
            </w:r>
          </w:p>
        </w:tc>
      </w:tr>
      <w:tr>
        <w:tblPrEx>
          <w:shd w:val="clear" w:color="auto" w:fill="cdd4e9"/>
        </w:tblPrEx>
        <w:trPr>
          <w:trHeight w:val="23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pPr>
            <w:r>
              <w:rPr>
                <w:sz w:val="20"/>
                <w:szCs w:val="20"/>
                <w:rtl w:val="0"/>
                <w:lang w:val="en-US"/>
              </w:rPr>
              <w:t>Transition Oversight</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RA</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I</w:t>
            </w:r>
          </w:p>
        </w:tc>
      </w:tr>
      <w:tr>
        <w:tblPrEx>
          <w:shd w:val="clear" w:color="auto" w:fill="cdd4e9"/>
        </w:tblPrEx>
        <w:trPr>
          <w:trHeight w:val="89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pPr>
            <w:r>
              <w:rPr>
                <w:sz w:val="20"/>
                <w:szCs w:val="20"/>
                <w:rtl w:val="0"/>
                <w:lang w:val="en-US"/>
              </w:rPr>
              <w:t>Transition Coordination, Communications, Transition Quality Control</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A</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R</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I</w:t>
            </w:r>
          </w:p>
        </w:tc>
      </w:tr>
      <w:tr>
        <w:tblPrEx>
          <w:shd w:val="clear" w:color="auto" w:fill="cdd4e9"/>
        </w:tblPrEx>
        <w:trPr>
          <w:trHeight w:val="67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pPr>
            <w:r>
              <w:rPr>
                <w:sz w:val="20"/>
                <w:szCs w:val="20"/>
                <w:rtl w:val="0"/>
                <w:lang w:val="en-US"/>
              </w:rPr>
              <w:t>Executing and Coordination of Incumbent Capture</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R</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A</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I</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I</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I</w:t>
            </w:r>
          </w:p>
        </w:tc>
      </w:tr>
      <w:tr>
        <w:tblPrEx>
          <w:shd w:val="clear" w:color="auto" w:fill="cdd4e9"/>
        </w:tblPrEx>
        <w:trPr>
          <w:trHeight w:val="67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pPr>
            <w:r>
              <w:rPr>
                <w:sz w:val="20"/>
                <w:szCs w:val="20"/>
                <w:rtl w:val="0"/>
                <w:lang w:val="en-US"/>
              </w:rPr>
              <w:t>Job Fair, Hire Tracking, Offers, Filling Open Seats</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A</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R</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I</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I</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I</w:t>
            </w:r>
          </w:p>
        </w:tc>
      </w:tr>
      <w:tr>
        <w:tblPrEx>
          <w:shd w:val="clear" w:color="auto" w:fill="cdd4e9"/>
        </w:tblPrEx>
        <w:trPr>
          <w:trHeight w:val="67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pPr>
            <w:r>
              <w:rPr>
                <w:sz w:val="20"/>
                <w:szCs w:val="20"/>
                <w:rtl w:val="0"/>
                <w:lang w:val="en-US"/>
              </w:rPr>
              <w:t>Personnel Security &amp; Badging Coordination and Tracking</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A</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R</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I</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I</w:t>
            </w:r>
          </w:p>
        </w:tc>
      </w:tr>
      <w:tr>
        <w:tblPrEx>
          <w:shd w:val="clear" w:color="auto" w:fill="cdd4e9"/>
        </w:tblPrEx>
        <w:trPr>
          <w:trHeight w:val="67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pPr>
            <w:r>
              <w:rPr>
                <w:sz w:val="20"/>
                <w:szCs w:val="20"/>
                <w:rtl w:val="0"/>
                <w:lang w:val="en-US"/>
              </w:rPr>
              <w:t>Validating SOPs and Recommending Improvements</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A</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R</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r>
      <w:tr>
        <w:tblPrEx>
          <w:shd w:val="clear" w:color="auto" w:fill="cdd4e9"/>
        </w:tblPrEx>
        <w:trPr>
          <w:trHeight w:val="133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pPr>
            <w:r>
              <w:rPr>
                <w:sz w:val="20"/>
                <w:szCs w:val="20"/>
                <w:rtl w:val="0"/>
                <w:lang w:val="en-US"/>
              </w:rPr>
              <w:t>Documentation Review, Gap Analysis During Guided/ Assisted/Parallel Perform Phases, Knowledge Transfer</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A</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R</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C</w:t>
            </w:r>
          </w:p>
        </w:tc>
      </w:tr>
      <w:tr>
        <w:tblPrEx>
          <w:shd w:val="clear" w:color="auto" w:fill="cdd4e9"/>
        </w:tblPrEx>
        <w:trPr>
          <w:trHeight w:val="89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pPr>
            <w:r>
              <w:rPr>
                <w:sz w:val="20"/>
                <w:szCs w:val="20"/>
                <w:rtl w:val="0"/>
                <w:lang w:val="en-US"/>
              </w:rPr>
              <w:t>Charts, Report Generation and Schedule Management Assist</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A</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C</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R</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d9e2f3"/>
            <w:tcMar>
              <w:top w:type="dxa" w:w="80"/>
              <w:left w:type="dxa" w:w="80"/>
              <w:bottom w:type="dxa" w:w="80"/>
              <w:right w:type="dxa" w:w="80"/>
            </w:tcMar>
            <w:vAlign w:val="center"/>
          </w:tcPr>
          <w:p>
            <w:pPr>
              <w:pStyle w:val="Table Text"/>
              <w:jc w:val="center"/>
            </w:pPr>
            <w:r>
              <w:rPr>
                <w:sz w:val="20"/>
                <w:szCs w:val="20"/>
                <w:rtl w:val="0"/>
                <w:lang w:val="en-US"/>
              </w:rPr>
              <w:t>I</w:t>
            </w:r>
          </w:p>
        </w:tc>
      </w:tr>
      <w:tr>
        <w:tblPrEx>
          <w:shd w:val="clear" w:color="auto" w:fill="cdd4e9"/>
        </w:tblPrEx>
        <w:trPr>
          <w:trHeight w:val="453" w:hRule="atLeast"/>
        </w:trPr>
        <w:tc>
          <w:tcPr>
            <w:tcW w:type="dxa" w:w="2310"/>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pPr>
            <w:r>
              <w:rPr>
                <w:sz w:val="20"/>
                <w:szCs w:val="20"/>
                <w:rtl w:val="0"/>
                <w:lang w:val="en-US"/>
              </w:rPr>
              <w:t>When Role Rolls Off Program</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N/A</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90</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90</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90</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90</w:t>
            </w:r>
          </w:p>
        </w:tc>
        <w:tc>
          <w:tcPr>
            <w:tcW w:type="dxa" w:w="675"/>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68</w:t>
            </w:r>
          </w:p>
        </w:tc>
        <w:tc>
          <w:tcPr>
            <w:tcW w:type="dxa" w:w="676"/>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68</w:t>
            </w:r>
          </w:p>
        </w:tc>
        <w:tc>
          <w:tcPr>
            <w:tcW w:type="dxa" w:w="6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90</w:t>
            </w:r>
          </w:p>
        </w:tc>
        <w:tc>
          <w:tcPr>
            <w:tcW w:type="dxa" w:w="974"/>
            <w:tcBorders>
              <w:top w:val="single" w:color="999999" w:sz="8" w:space="0" w:shadow="0" w:frame="0"/>
              <w:left w:val="single" w:color="999999" w:sz="8" w:space="0" w:shadow="0" w:frame="0"/>
              <w:bottom w:val="single" w:color="999999" w:sz="8" w:space="0" w:shadow="0" w:frame="0"/>
              <w:right w:val="single" w:color="999999" w:sz="8" w:space="0" w:shadow="0" w:frame="0"/>
            </w:tcBorders>
            <w:shd w:val="clear" w:color="auto" w:fill="auto"/>
            <w:tcMar>
              <w:top w:type="dxa" w:w="80"/>
              <w:left w:type="dxa" w:w="80"/>
              <w:bottom w:type="dxa" w:w="80"/>
              <w:right w:type="dxa" w:w="80"/>
            </w:tcMar>
            <w:vAlign w:val="center"/>
          </w:tcPr>
          <w:p>
            <w:pPr>
              <w:pStyle w:val="Table Text"/>
              <w:jc w:val="center"/>
            </w:pPr>
            <w:r>
              <w:rPr>
                <w:sz w:val="20"/>
                <w:szCs w:val="20"/>
                <w:rtl w:val="0"/>
                <w:lang w:val="en-US"/>
              </w:rPr>
              <w:t>N/A</w:t>
            </w:r>
          </w:p>
        </w:tc>
      </w:tr>
    </w:tbl>
    <w:p>
      <w:pPr>
        <w:pStyle w:val="Body Text"/>
        <w:widowControl w:val="0"/>
        <w:jc w:val="center"/>
        <w:rPr>
          <w:b w:val="0"/>
          <w:bCs w:val="0"/>
        </w:rPr>
      </w:pPr>
    </w:p>
    <w:p>
      <w:pPr>
        <w:pStyle w:val="Space"/>
        <w:rPr>
          <w:rFonts w:ascii="Times New Roman" w:cs="Times New Roman" w:hAnsi="Times New Roman" w:eastAsia="Times New Roman"/>
          <w:sz w:val="20"/>
          <w:szCs w:val="20"/>
        </w:rPr>
      </w:pPr>
      <w:r>
        <w:rPr>
          <w:rFonts w:ascii="Times New Roman" w:hAnsi="Times New Roman"/>
          <w:sz w:val="20"/>
          <w:szCs w:val="20"/>
          <w:rtl w:val="0"/>
          <w:lang w:val="en-US"/>
        </w:rPr>
        <w:t xml:space="preserve">Legend: </w:t>
      </w:r>
      <w:r>
        <w:rPr>
          <w:rFonts w:ascii="Times New Roman" w:hAnsi="Times New Roman"/>
          <w:b w:val="1"/>
          <w:bCs w:val="1"/>
          <w:sz w:val="20"/>
          <w:szCs w:val="20"/>
          <w:rtl w:val="0"/>
          <w:lang w:val="en-US"/>
        </w:rPr>
        <w:t>R</w:t>
      </w:r>
      <w:r>
        <w:rPr>
          <w:rFonts w:ascii="Times New Roman" w:hAnsi="Times New Roman"/>
          <w:sz w:val="20"/>
          <w:szCs w:val="20"/>
          <w:rtl w:val="0"/>
          <w:lang w:val="en-US"/>
        </w:rPr>
        <w:t xml:space="preserve">esponsible, </w:t>
      </w:r>
      <w:r>
        <w:rPr>
          <w:rFonts w:ascii="Times New Roman" w:hAnsi="Times New Roman"/>
          <w:b w:val="1"/>
          <w:bCs w:val="1"/>
          <w:sz w:val="20"/>
          <w:szCs w:val="20"/>
          <w:rtl w:val="0"/>
          <w:lang w:val="en-US"/>
        </w:rPr>
        <w:t>A</w:t>
      </w:r>
      <w:r>
        <w:rPr>
          <w:rFonts w:ascii="Times New Roman" w:hAnsi="Times New Roman"/>
          <w:sz w:val="20"/>
          <w:szCs w:val="20"/>
          <w:rtl w:val="0"/>
          <w:lang w:val="en-US"/>
        </w:rPr>
        <w:t xml:space="preserve">ccountable, </w:t>
      </w:r>
      <w:r>
        <w:rPr>
          <w:rFonts w:ascii="Times New Roman" w:hAnsi="Times New Roman"/>
          <w:b w:val="1"/>
          <w:bCs w:val="1"/>
          <w:sz w:val="20"/>
          <w:szCs w:val="20"/>
          <w:rtl w:val="0"/>
          <w:lang w:val="en-US"/>
        </w:rPr>
        <w:t>C</w:t>
      </w:r>
      <w:r>
        <w:rPr>
          <w:rFonts w:ascii="Times New Roman" w:hAnsi="Times New Roman"/>
          <w:sz w:val="20"/>
          <w:szCs w:val="20"/>
          <w:rtl w:val="0"/>
          <w:lang w:val="en-US"/>
        </w:rPr>
        <w:t xml:space="preserve">onsulted, or </w:t>
      </w:r>
      <w:r>
        <w:rPr>
          <w:rFonts w:ascii="Times New Roman" w:hAnsi="Times New Roman"/>
          <w:b w:val="1"/>
          <w:bCs w:val="1"/>
          <w:sz w:val="20"/>
          <w:szCs w:val="20"/>
          <w:rtl w:val="0"/>
          <w:lang w:val="en-US"/>
        </w:rPr>
        <w:t>I</w:t>
      </w:r>
      <w:r>
        <w:rPr>
          <w:rFonts w:ascii="Times New Roman" w:hAnsi="Times New Roman"/>
          <w:sz w:val="20"/>
          <w:szCs w:val="20"/>
          <w:rtl w:val="0"/>
          <w:lang w:val="en-US"/>
        </w:rPr>
        <w:t xml:space="preserve">nformed. Overall ownership is with the </w:t>
      </w:r>
      <w:r>
        <w:rPr>
          <w:rFonts w:ascii="Times New Roman" w:hAnsi="Times New Roman"/>
          <w:b w:val="1"/>
          <w:bCs w:val="1"/>
          <w:sz w:val="20"/>
          <w:szCs w:val="20"/>
          <w:rtl w:val="0"/>
          <w:lang w:val="en-US"/>
        </w:rPr>
        <w:t>A</w:t>
      </w:r>
      <w:r>
        <w:rPr>
          <w:rFonts w:ascii="Times New Roman" w:hAnsi="Times New Roman"/>
          <w:sz w:val="20"/>
          <w:szCs w:val="20"/>
          <w:rtl w:val="0"/>
          <w:lang w:val="en-US"/>
        </w:rPr>
        <w:t>ccountable role</w:t>
      </w:r>
      <w:r>
        <w:rPr>
          <w:sz w:val="20"/>
          <w:szCs w:val="20"/>
          <w:rtl w:val="0"/>
          <w:lang w:val="en-US"/>
        </w:rPr>
        <w:t>.</w:t>
      </w:r>
    </w:p>
    <w:p>
      <w:pPr>
        <w:pStyle w:val="Body Text"/>
        <w:rPr>
          <w:b w:val="0"/>
          <w:bCs w:val="0"/>
        </w:rPr>
      </w:pPr>
    </w:p>
    <w:p>
      <w:pPr>
        <w:pStyle w:val="Body Text"/>
        <w:rPr>
          <w:b w:val="1"/>
          <w:bCs w:val="1"/>
        </w:rPr>
      </w:pPr>
      <w:r>
        <w:rPr>
          <w:rFonts w:cs="Arial Unicode MS" w:eastAsia="Arial Unicode MS"/>
          <w:b w:val="1"/>
          <w:bCs w:val="1"/>
          <w:rtl w:val="0"/>
          <w:lang w:val="en-US"/>
        </w:rPr>
        <w:t xml:space="preserve">Planned Efforts for Uninterrupted Service. </w:t>
      </w:r>
      <w:r>
        <w:rPr>
          <w:rFonts w:cs="Arial Unicode MS" w:eastAsia="Arial Unicode MS"/>
          <w:rtl w:val="0"/>
        </w:rPr>
        <w:t>We have identified fully qualified, cleared and certified candidates for the key positions as defined in the RFP.</w:t>
      </w:r>
      <w:r>
        <w:rPr>
          <w:rFonts w:cs="Arial Unicode MS" w:eastAsia="Arial Unicode MS" w:hint="default"/>
          <w:rtl w:val="0"/>
        </w:rPr>
        <w:t xml:space="preserve">  </w:t>
      </w:r>
      <w:r>
        <w:rPr>
          <w:rFonts w:cs="Arial Unicode MS" w:eastAsia="Arial Unicode MS"/>
          <w:rtl w:val="0"/>
        </w:rPr>
        <w:t>Resumes detailing their skills and experience and copies of required certifications are included.</w:t>
      </w:r>
      <w:r>
        <w:rPr>
          <w:rFonts w:cs="Arial Unicode MS" w:eastAsia="Arial Unicode MS"/>
          <w:b w:val="1"/>
          <w:bCs w:val="1"/>
          <w:rtl w:val="0"/>
          <w:lang w:val="en-US"/>
        </w:rPr>
        <w:t xml:space="preserve"> </w:t>
      </w:r>
      <w:r>
        <w:rPr>
          <w:rFonts w:cs="Arial Unicode MS" w:eastAsia="Arial Unicode MS"/>
          <w:rtl w:val="0"/>
        </w:rPr>
        <w:t>While we are prepared to assign our proposed key personnel upon contract award, our expectation is that the Government may wish to retain some, if not all, of the incumbent staff. If that is the case, we intend to offer qualified and interested incumbent personnel right of first refusal and retain them in their current positions with government concurrence.</w:t>
      </w:r>
    </w:p>
    <w:p>
      <w:pPr>
        <w:pStyle w:val="Body Text"/>
      </w:pPr>
    </w:p>
    <w:p>
      <w:pPr>
        <w:pStyle w:val="Body Text"/>
      </w:pPr>
      <w:r>
        <w:rPr>
          <w:rFonts w:cs="Arial Unicode MS" w:eastAsia="Arial Unicode MS"/>
          <w:rtl w:val="0"/>
        </w:rPr>
        <w:t>We recognize that there are advantages and disadvantages of employing incumbent contractor personnel; incumbent personnel bring specific knowledge and firsthand experience that can make an important contribution to a seamless transition, but they can also be too tied to current practices and unwilling to make the necessary changes to improve contract performance.</w:t>
      </w:r>
    </w:p>
    <w:p>
      <w:pPr>
        <w:pStyle w:val="Body Text"/>
      </w:pPr>
      <w:r>
        <w:rPr>
          <w:rFonts w:cs="Arial Unicode MS" w:eastAsia="Arial Unicode MS"/>
          <w:rtl w:val="0"/>
        </w:rPr>
        <w:t xml:space="preserve">Our stated strategy is to hire all incumbent staff </w:t>
      </w:r>
      <w:r>
        <w:rPr>
          <w:rFonts w:cs="Arial Unicode MS" w:eastAsia="Arial Unicode MS" w:hint="default"/>
          <w:rtl w:val="0"/>
        </w:rPr>
        <w:t xml:space="preserve">— </w:t>
      </w:r>
      <w:r>
        <w:rPr>
          <w:rFonts w:cs="Arial Unicode MS" w:eastAsia="Arial Unicode MS"/>
          <w:rtl w:val="0"/>
        </w:rPr>
        <w:t>because that</w:t>
      </w:r>
      <w:r>
        <w:rPr>
          <w:rFonts w:cs="Arial Unicode MS" w:eastAsia="Arial Unicode MS" w:hint="default"/>
          <w:rtl w:val="0"/>
        </w:rPr>
        <w:t>’</w:t>
      </w:r>
      <w:r>
        <w:rPr>
          <w:rFonts w:cs="Arial Unicode MS" w:eastAsia="Arial Unicode MS"/>
          <w:rtl w:val="0"/>
        </w:rPr>
        <w:t xml:space="preserve">s the most effective way to avoid disruption and ensure a smooth transition; however, in order to ensure we will satisfy customer expectations, we will carefully evaluate personnel to determine if all incumbent personnel are effective, assigned to the correct positions, and performing in accordance with expectations and requirements. </w:t>
      </w:r>
    </w:p>
    <w:p>
      <w:pPr>
        <w:pStyle w:val="Body Text"/>
        <w:rPr>
          <w:color w:val="000000"/>
          <w:u w:color="000000"/>
        </w:rPr>
      </w:pPr>
      <w:r>
        <w:rPr>
          <w:rFonts w:cs="Arial Unicode MS" w:eastAsia="Arial Unicode MS"/>
          <w:b w:val="1"/>
          <w:bCs w:val="1"/>
          <w:rtl w:val="0"/>
          <w:lang w:val="en-US"/>
        </w:rPr>
        <w:t>Transition-Out</w:t>
      </w:r>
      <w:r>
        <w:rPr>
          <w:rFonts w:cs="Arial Unicode MS" w:eastAsia="Arial Unicode MS"/>
          <w:rtl w:val="0"/>
        </w:rPr>
        <w:t xml:space="preserve">. At </w:t>
      </w:r>
      <w:r>
        <w:rPr>
          <w:rFonts w:cs="Arial Unicode MS" w:eastAsia="Arial Unicode MS"/>
          <w:color w:val="000000"/>
          <w:u w:color="000000"/>
          <w:rtl w:val="0"/>
          <w:lang w:val="en-US"/>
        </w:rPr>
        <w:t>least 60 calendar days prior to contract completion, the Program Manager will notify the COR of all outstanding requirements that must be completed before the end of the period of performance and will dedicated sufficient resources to ensure they are completed and organized appropriately for transition to a succeeding contract awardee.</w:t>
      </w:r>
      <w:del w:id="74" w:date="2022-05-22T22:59:53Z" w:author="Tom Termini">
        <w:r>
          <w:rPr>
            <w:rFonts w:cs="Arial Unicode MS" w:eastAsia="Arial Unicode MS"/>
            <w:color w:val="000000"/>
            <w:u w:color="000000"/>
            <w:rtl w:val="0"/>
            <w:lang w:val="en-US"/>
          </w:rPr>
          <w:delText xml:space="preserve">  </w:delText>
        </w:r>
      </w:del>
      <w:ins w:id="75" w:date="2022-05-22T22:59:53Z" w:author="Tom Termini">
        <w:r>
          <w:rPr>
            <w:rFonts w:cs="Arial Unicode MS" w:eastAsia="Arial Unicode MS"/>
            <w:color w:val="000000"/>
            <w:u w:color="000000"/>
            <w:rtl w:val="0"/>
            <w:lang w:val="en-US"/>
          </w:rPr>
          <w:t xml:space="preserve"> </w:t>
        </w:r>
      </w:ins>
      <w:r>
        <w:rPr>
          <w:rFonts w:cs="Arial Unicode MS" w:eastAsia="Arial Unicode MS"/>
          <w:color w:val="000000"/>
          <w:u w:color="000000"/>
          <w:rtl w:val="0"/>
          <w:lang w:val="en-US"/>
        </w:rPr>
        <w:t xml:space="preserve">Upon notification of award, the Program Manager will coordinate with the COR to identify a counterpart and other relevant points of contact in order to ensure ongoing efforts are transitioned to the incoming team with no disruption in service. Further, the Program Manager will ensure that departing personnel complete all required out processing actions as identified by the Government. </w:t>
      </w:r>
    </w:p>
    <w:p>
      <w:pPr>
        <w:pStyle w:val="Body Text"/>
        <w:rPr>
          <w:color w:val="000000"/>
          <w:u w:color="000000"/>
        </w:rPr>
      </w:pPr>
      <w:r>
        <w:rPr>
          <w:rFonts w:cs="Arial Unicode MS" w:eastAsia="Arial Unicode MS"/>
          <w:rtl w:val="0"/>
        </w:rPr>
        <w:t>30 days prior to the end of the period of performance, we will prepare a detailed phase-out plan, including schedule and milestones, and will present to the Government for approval. If the contract transitions to a new contractor, it is our intention to assist in making that transition as seamless and painless as possible, with our focus on maintaining continuity of operations and project stability. We will ensure that the phase-out plan includes detailed methodology for the return of government furnished equipment, tools and information and will work closely with the Government to effect retention of key and critical support staff. Overall, our phase-out plan will be devised to eliminate any gap in service and provide a turn-key solution to whomever is assuming responsibility for future project execution.</w:t>
      </w:r>
    </w:p>
    <w:p>
      <w:pPr>
        <w:pStyle w:val="Body Text"/>
        <w:rPr>
          <w:color w:val="000000"/>
          <w:u w:color="000000"/>
        </w:rPr>
      </w:pPr>
      <w:r>
        <w:rPr>
          <w:rFonts w:cs="Arial Unicode MS" w:eastAsia="Arial Unicode MS"/>
          <w:b w:val="1"/>
          <w:bCs w:val="1"/>
          <w:color w:val="000000"/>
          <w:u w:color="000000"/>
          <w:rtl w:val="0"/>
          <w:lang w:val="en-US"/>
        </w:rPr>
        <w:t>Transition-In Risks and Mitigation Strategies</w:t>
      </w:r>
    </w:p>
    <w:tbl>
      <w:tblPr>
        <w:tblW w:w="935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705"/>
        <w:gridCol w:w="1980"/>
        <w:gridCol w:w="990"/>
        <w:gridCol w:w="4680"/>
      </w:tblGrid>
      <w:tr>
        <w:tblPrEx>
          <w:shd w:val="clear" w:color="auto" w:fill="4472c4"/>
        </w:tblPrEx>
        <w:trPr>
          <w:trHeight w:val="903" w:hRule="atLeast"/>
          <w:tblHeader/>
        </w:trPr>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center"/>
          </w:tcPr>
          <w:p>
            <w:pPr>
              <w:pStyle w:val="Body Text"/>
              <w:jc w:val="left"/>
            </w:pPr>
            <w:r>
              <w:rPr>
                <w:rFonts w:ascii="Arial" w:hAnsi="Arial"/>
                <w:color w:val="ffffff"/>
                <w:sz w:val="20"/>
                <w:szCs w:val="20"/>
                <w:u w:color="ffffff"/>
                <w:rtl w:val="0"/>
                <w:lang w:val="en-US"/>
              </w:rPr>
              <w:t>Risk Description</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center"/>
          </w:tcPr>
          <w:p>
            <w:pPr>
              <w:pStyle w:val="Body Text"/>
              <w:jc w:val="left"/>
            </w:pPr>
            <w:r>
              <w:rPr>
                <w:rFonts w:ascii="Arial" w:hAnsi="Arial"/>
                <w:color w:val="ffffff"/>
                <w:sz w:val="20"/>
                <w:szCs w:val="20"/>
                <w:u w:color="ffffff"/>
                <w:rtl w:val="0"/>
                <w:lang w:val="en-US"/>
              </w:rPr>
              <w:t>Impact Areas</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center"/>
          </w:tcPr>
          <w:p>
            <w:pPr>
              <w:pStyle w:val="Body Text"/>
              <w:jc w:val="left"/>
              <w:rPr>
                <w:rFonts w:ascii="Arial" w:cs="Arial" w:hAnsi="Arial" w:eastAsia="Arial"/>
                <w:color w:val="ffffff"/>
                <w:sz w:val="20"/>
                <w:szCs w:val="20"/>
                <w:u w:color="ffffff"/>
              </w:rPr>
            </w:pPr>
            <w:r>
              <w:rPr>
                <w:rFonts w:ascii="Arial" w:hAnsi="Arial"/>
                <w:color w:val="ffffff"/>
                <w:sz w:val="20"/>
                <w:szCs w:val="20"/>
                <w:u w:color="ffffff"/>
                <w:rtl w:val="0"/>
                <w:lang w:val="en-US"/>
              </w:rPr>
              <w:t>Risk</w:t>
            </w:r>
          </w:p>
          <w:p>
            <w:pPr>
              <w:pStyle w:val="Body Text"/>
              <w:bidi w:val="0"/>
              <w:ind w:left="0" w:right="0" w:firstLine="0"/>
              <w:jc w:val="left"/>
              <w:rPr>
                <w:rFonts w:ascii="Arial" w:cs="Arial" w:hAnsi="Arial" w:eastAsia="Arial"/>
                <w:color w:val="ffffff"/>
                <w:sz w:val="20"/>
                <w:szCs w:val="20"/>
                <w:u w:color="ffffff"/>
                <w:rtl w:val="0"/>
              </w:rPr>
            </w:pPr>
            <w:r>
              <w:rPr>
                <w:rFonts w:ascii="Arial" w:hAnsi="Arial"/>
                <w:color w:val="ffffff"/>
                <w:sz w:val="20"/>
                <w:szCs w:val="20"/>
                <w:u w:color="ffffff"/>
                <w:rtl w:val="0"/>
                <w:lang w:val="en-US"/>
              </w:rPr>
              <w:t>Initial/</w:t>
            </w:r>
          </w:p>
          <w:p>
            <w:pPr>
              <w:pStyle w:val="Body Text"/>
              <w:bidi w:val="0"/>
              <w:ind w:left="0" w:right="0" w:firstLine="0"/>
              <w:jc w:val="left"/>
              <w:rPr>
                <w:rtl w:val="0"/>
              </w:rPr>
            </w:pPr>
            <w:r>
              <w:rPr>
                <w:rFonts w:ascii="Arial" w:hAnsi="Arial"/>
                <w:color w:val="ffffff"/>
                <w:sz w:val="20"/>
                <w:szCs w:val="20"/>
                <w:u w:color="ffffff"/>
                <w:rtl w:val="0"/>
                <w:lang w:val="en-US"/>
              </w:rPr>
              <w:t xml:space="preserve">Final </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center"/>
          </w:tcPr>
          <w:p>
            <w:pPr>
              <w:pStyle w:val="Body Text"/>
              <w:jc w:val="left"/>
            </w:pPr>
            <w:r>
              <w:rPr>
                <w:rFonts w:ascii="Arial" w:hAnsi="Arial"/>
                <w:color w:val="ffffff"/>
                <w:sz w:val="20"/>
                <w:szCs w:val="20"/>
                <w:u w:color="ffffff"/>
                <w:rtl w:val="0"/>
                <w:lang w:val="en-US"/>
              </w:rPr>
              <w:t>Mitigation Strategy</w:t>
            </w:r>
          </w:p>
        </w:tc>
      </w:tr>
      <w:tr>
        <w:tblPrEx>
          <w:shd w:val="clear" w:color="auto" w:fill="cdd4e9"/>
        </w:tblPrEx>
        <w:trPr>
          <w:trHeight w:val="2103" w:hRule="atLeast"/>
        </w:trPr>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pPr>
            <w:r>
              <w:rPr>
                <w:rFonts w:ascii="Arial" w:hAnsi="Arial"/>
                <w:sz w:val="20"/>
                <w:szCs w:val="20"/>
                <w:rtl w:val="0"/>
                <w:lang w:val="en-US"/>
              </w:rPr>
              <w:t>Ineffectiveness of assigned staff or staff turn over</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pPr>
            <w:r>
              <w:rPr>
                <w:rFonts w:ascii="Arial" w:hAnsi="Arial"/>
                <w:sz w:val="20"/>
                <w:szCs w:val="20"/>
                <w:rtl w:val="0"/>
                <w:lang w:val="en-US"/>
              </w:rPr>
              <w:t>Schedule, Quality, Cost, and Execution</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rPr>
                <w:rFonts w:ascii="Arial" w:cs="Arial" w:hAnsi="Arial" w:eastAsia="Arial"/>
                <w:sz w:val="20"/>
                <w:szCs w:val="20"/>
              </w:rPr>
            </w:pPr>
            <w:r>
              <w:rPr>
                <w:rFonts w:ascii="Arial" w:hAnsi="Arial"/>
                <w:sz w:val="20"/>
                <w:szCs w:val="20"/>
                <w:rtl w:val="0"/>
                <w:lang w:val="en-US"/>
              </w:rPr>
              <w:t>Medium</w:t>
            </w:r>
          </w:p>
          <w:p>
            <w:pPr>
              <w:pStyle w:val="Body Text"/>
              <w:bidi w:val="0"/>
              <w:ind w:left="0" w:right="0" w:firstLine="0"/>
              <w:jc w:val="left"/>
              <w:rPr>
                <w:rtl w:val="0"/>
              </w:rPr>
            </w:pPr>
            <w:r>
              <w:rPr>
                <w:rFonts w:ascii="Arial" w:hAnsi="Arial"/>
                <w:sz w:val="20"/>
                <w:szCs w:val="20"/>
                <w:rtl w:val="0"/>
                <w:lang w:val="en-US"/>
              </w:rPr>
              <w:t>Low</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rPr>
                <w:rFonts w:ascii="Arial" w:cs="Arial" w:hAnsi="Arial" w:eastAsia="Arial"/>
                <w:sz w:val="20"/>
                <w:szCs w:val="20"/>
              </w:rPr>
            </w:pPr>
            <w:r>
              <w:rPr>
                <w:rFonts w:ascii="Arial" w:hAnsi="Arial"/>
                <w:sz w:val="20"/>
                <w:szCs w:val="20"/>
                <w:rtl w:val="0"/>
                <w:lang w:val="en-US"/>
              </w:rPr>
              <w:t>Performance measurement, communication with client stakeholders; staff and/or skill set adjustment and senior resources applied; continual recruitment and adjustment when needed.</w:t>
            </w:r>
          </w:p>
          <w:p>
            <w:pPr>
              <w:pStyle w:val="Body Text"/>
              <w:bidi w:val="0"/>
              <w:ind w:left="0" w:right="0" w:firstLine="0"/>
              <w:jc w:val="left"/>
              <w:rPr>
                <w:rtl w:val="0"/>
              </w:rPr>
            </w:pPr>
            <w:r>
              <w:rPr>
                <w:rFonts w:ascii="Arial" w:hAnsi="Arial"/>
                <w:sz w:val="20"/>
                <w:szCs w:val="20"/>
                <w:rtl w:val="0"/>
                <w:lang w:val="en-US"/>
              </w:rPr>
              <w:t>Training and certification support for all staff; monitor development through assessment processes. Solicit feedback on employee performance from customers, team leads and teammates. Adjust deficiencies as needed</w:t>
            </w:r>
          </w:p>
        </w:tc>
      </w:tr>
      <w:tr>
        <w:tblPrEx>
          <w:shd w:val="clear" w:color="auto" w:fill="cdd4e9"/>
        </w:tblPrEx>
        <w:trPr>
          <w:trHeight w:val="883" w:hRule="atLeast"/>
        </w:trPr>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pPr>
            <w:r>
              <w:rPr>
                <w:rFonts w:ascii="Arial" w:hAnsi="Arial"/>
                <w:sz w:val="20"/>
                <w:szCs w:val="20"/>
                <w:rtl w:val="0"/>
                <w:lang w:val="en-US"/>
              </w:rPr>
              <w:t>Increased workload</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pPr>
            <w:r>
              <w:rPr>
                <w:rFonts w:ascii="Arial" w:hAnsi="Arial"/>
                <w:sz w:val="20"/>
                <w:szCs w:val="20"/>
                <w:rtl w:val="0"/>
                <w:lang w:val="en-US"/>
              </w:rPr>
              <w:t>Vulnerability to Networks / systems, Schedule, quality, cost and execution</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rPr>
                <w:rFonts w:ascii="Arial" w:cs="Arial" w:hAnsi="Arial" w:eastAsia="Arial"/>
                <w:sz w:val="20"/>
                <w:szCs w:val="20"/>
              </w:rPr>
            </w:pPr>
            <w:r>
              <w:rPr>
                <w:rFonts w:ascii="Arial" w:hAnsi="Arial"/>
                <w:sz w:val="20"/>
                <w:szCs w:val="20"/>
                <w:rtl w:val="0"/>
                <w:lang w:val="en-US"/>
              </w:rPr>
              <w:t>High</w:t>
            </w:r>
          </w:p>
          <w:p>
            <w:pPr>
              <w:pStyle w:val="Body Text"/>
              <w:bidi w:val="0"/>
              <w:ind w:left="0" w:right="0" w:firstLine="0"/>
              <w:jc w:val="left"/>
              <w:rPr>
                <w:rtl w:val="0"/>
              </w:rPr>
            </w:pPr>
            <w:r>
              <w:rPr>
                <w:rFonts w:ascii="Arial" w:hAnsi="Arial"/>
                <w:sz w:val="20"/>
                <w:szCs w:val="20"/>
                <w:rtl w:val="0"/>
                <w:lang w:val="en-US"/>
              </w:rPr>
              <w:t>Low</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pPr>
            <w:r>
              <w:rPr>
                <w:rFonts w:ascii="Arial" w:hAnsi="Arial"/>
                <w:sz w:val="20"/>
                <w:szCs w:val="20"/>
                <w:rtl w:val="0"/>
                <w:lang w:val="en-US"/>
              </w:rPr>
              <w:t xml:space="preserve">Use reach-back for surge resources, adjust priorities/resources with customer, Assess process for efficiencies. </w:t>
            </w:r>
          </w:p>
        </w:tc>
      </w:tr>
      <w:tr>
        <w:tblPrEx>
          <w:shd w:val="clear" w:color="auto" w:fill="cdd4e9"/>
        </w:tblPrEx>
        <w:trPr>
          <w:trHeight w:val="2783" w:hRule="atLeast"/>
        </w:trPr>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pPr>
            <w:r>
              <w:rPr>
                <w:rFonts w:ascii="Arial" w:hAnsi="Arial"/>
                <w:sz w:val="20"/>
                <w:szCs w:val="20"/>
                <w:rtl w:val="0"/>
                <w:lang w:val="en-US"/>
              </w:rPr>
              <w:t>Loss of personnel</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pPr>
            <w:r>
              <w:rPr>
                <w:rFonts w:ascii="Arial" w:hAnsi="Arial"/>
                <w:sz w:val="20"/>
                <w:szCs w:val="20"/>
                <w:rtl w:val="0"/>
                <w:lang w:val="en-US"/>
              </w:rPr>
              <w:t>Loss of continuity; schedule, quality, cost, and execution</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rPr>
                <w:rFonts w:ascii="Arial" w:cs="Arial" w:hAnsi="Arial" w:eastAsia="Arial"/>
                <w:sz w:val="20"/>
                <w:szCs w:val="20"/>
              </w:rPr>
            </w:pPr>
            <w:r>
              <w:rPr>
                <w:rFonts w:ascii="Arial" w:hAnsi="Arial"/>
                <w:sz w:val="20"/>
                <w:szCs w:val="20"/>
                <w:rtl w:val="0"/>
                <w:lang w:val="en-US"/>
              </w:rPr>
              <w:t>Medium</w:t>
            </w:r>
          </w:p>
          <w:p>
            <w:pPr>
              <w:pStyle w:val="Body Text"/>
              <w:bidi w:val="0"/>
              <w:ind w:left="0" w:right="0" w:firstLine="0"/>
              <w:jc w:val="left"/>
              <w:rPr>
                <w:rtl w:val="0"/>
              </w:rPr>
            </w:pPr>
            <w:r>
              <w:rPr>
                <w:rFonts w:ascii="Arial" w:hAnsi="Arial"/>
                <w:sz w:val="20"/>
                <w:szCs w:val="20"/>
                <w:rtl w:val="0"/>
                <w:lang w:val="en-US"/>
              </w:rPr>
              <w:t>Low</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rPr>
                <w:rFonts w:ascii="Arial" w:cs="Arial" w:hAnsi="Arial" w:eastAsia="Arial"/>
                <w:sz w:val="20"/>
                <w:szCs w:val="20"/>
              </w:rPr>
            </w:pPr>
            <w:r>
              <w:rPr>
                <w:rFonts w:ascii="Arial" w:hAnsi="Arial"/>
                <w:sz w:val="20"/>
                <w:szCs w:val="20"/>
                <w:rtl w:val="0"/>
                <w:lang w:val="en-US"/>
              </w:rPr>
              <w:t>Incentivize employees with competitive benefits, recognition of superior performance, open communication and engagement with management.</w:t>
            </w:r>
          </w:p>
          <w:p>
            <w:pPr>
              <w:pStyle w:val="Body Text"/>
              <w:bidi w:val="0"/>
              <w:ind w:left="0" w:right="0" w:firstLine="0"/>
              <w:jc w:val="left"/>
              <w:rPr>
                <w:rFonts w:ascii="Arial" w:cs="Arial" w:hAnsi="Arial" w:eastAsia="Arial"/>
                <w:sz w:val="20"/>
                <w:szCs w:val="20"/>
                <w:rtl w:val="0"/>
              </w:rPr>
            </w:pPr>
            <w:r>
              <w:rPr>
                <w:rFonts w:ascii="Arial" w:hAnsi="Arial"/>
                <w:sz w:val="20"/>
                <w:szCs w:val="20"/>
                <w:rtl w:val="0"/>
                <w:lang w:val="en-US"/>
              </w:rPr>
              <w:t>Provide resources and support for employees to meet professional and personal goals. Provide training and certification allowances.</w:t>
            </w:r>
          </w:p>
          <w:p>
            <w:pPr>
              <w:pStyle w:val="Body Text"/>
              <w:bidi w:val="0"/>
              <w:ind w:left="0" w:right="0" w:firstLine="0"/>
              <w:jc w:val="left"/>
              <w:rPr>
                <w:rFonts w:ascii="Arial" w:cs="Arial" w:hAnsi="Arial" w:eastAsia="Arial"/>
                <w:sz w:val="20"/>
                <w:szCs w:val="20"/>
                <w:rtl w:val="0"/>
              </w:rPr>
            </w:pPr>
            <w:r>
              <w:rPr>
                <w:rFonts w:ascii="Arial" w:hAnsi="Arial"/>
                <w:sz w:val="20"/>
                <w:szCs w:val="20"/>
                <w:rtl w:val="0"/>
                <w:lang w:val="en-US"/>
              </w:rPr>
              <w:t>Cross-train backup personnel to minimize loss of corporate knowledge and/or skill sets.</w:t>
            </w:r>
          </w:p>
          <w:p>
            <w:pPr>
              <w:pStyle w:val="Body Text"/>
              <w:bidi w:val="0"/>
              <w:ind w:left="0" w:right="0" w:firstLine="0"/>
              <w:jc w:val="left"/>
              <w:rPr>
                <w:rtl w:val="0"/>
              </w:rPr>
            </w:pPr>
            <w:r>
              <w:rPr>
                <w:rFonts w:ascii="Arial" w:hAnsi="Arial"/>
                <w:sz w:val="20"/>
                <w:szCs w:val="20"/>
                <w:rtl w:val="0"/>
                <w:lang w:val="en-US"/>
              </w:rPr>
              <w:t xml:space="preserve">Robust recruiting efforts to identify qualified replacements </w:t>
            </w:r>
          </w:p>
        </w:tc>
      </w:tr>
      <w:tr>
        <w:tblPrEx>
          <w:shd w:val="clear" w:color="auto" w:fill="cdd4e9"/>
        </w:tblPrEx>
        <w:trPr>
          <w:trHeight w:val="2003" w:hRule="atLeast"/>
        </w:trPr>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pPr>
            <w:r>
              <w:rPr>
                <w:rFonts w:ascii="Arial" w:hAnsi="Arial"/>
                <w:sz w:val="20"/>
                <w:szCs w:val="20"/>
                <w:rtl w:val="0"/>
                <w:lang w:val="en-US"/>
              </w:rPr>
              <w:t>Staffing/delays in filling vacancies; under-qualified personnel</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pPr>
            <w:r>
              <w:rPr>
                <w:rFonts w:ascii="Arial" w:hAnsi="Arial"/>
                <w:sz w:val="20"/>
                <w:szCs w:val="20"/>
                <w:rtl w:val="0"/>
                <w:lang w:val="en-US"/>
              </w:rPr>
              <w:t>Loss of continuity. Higher burden on remaining employees.</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rPr>
                <w:rFonts w:ascii="Arial" w:cs="Arial" w:hAnsi="Arial" w:eastAsia="Arial"/>
                <w:sz w:val="20"/>
                <w:szCs w:val="20"/>
              </w:rPr>
            </w:pPr>
            <w:r>
              <w:rPr>
                <w:rFonts w:ascii="Arial" w:hAnsi="Arial"/>
                <w:sz w:val="20"/>
                <w:szCs w:val="20"/>
                <w:rtl w:val="0"/>
                <w:lang w:val="en-US"/>
              </w:rPr>
              <w:t>Medium</w:t>
            </w:r>
          </w:p>
          <w:p>
            <w:pPr>
              <w:pStyle w:val="Body Text"/>
              <w:bidi w:val="0"/>
              <w:ind w:left="0" w:right="0" w:firstLine="0"/>
              <w:jc w:val="left"/>
              <w:rPr>
                <w:rtl w:val="0"/>
              </w:rPr>
            </w:pPr>
            <w:r>
              <w:rPr>
                <w:rFonts w:ascii="Arial" w:hAnsi="Arial"/>
                <w:sz w:val="20"/>
                <w:szCs w:val="20"/>
                <w:rtl w:val="0"/>
                <w:lang w:val="en-US"/>
              </w:rPr>
              <w:t>Low</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rPr>
                <w:rFonts w:ascii="Arial" w:cs="Arial" w:hAnsi="Arial" w:eastAsia="Arial"/>
                <w:sz w:val="20"/>
                <w:szCs w:val="20"/>
              </w:rPr>
            </w:pPr>
            <w:r>
              <w:rPr>
                <w:rFonts w:ascii="Arial" w:hAnsi="Arial"/>
                <w:sz w:val="20"/>
                <w:szCs w:val="20"/>
                <w:rtl w:val="0"/>
                <w:lang w:val="en-US"/>
              </w:rPr>
              <w:t>Determine technical performance/personnel qualifications to fill the position.</w:t>
            </w:r>
          </w:p>
          <w:p>
            <w:pPr>
              <w:pStyle w:val="Body Text"/>
              <w:bidi w:val="0"/>
              <w:ind w:left="0" w:right="0" w:firstLine="0"/>
              <w:jc w:val="left"/>
              <w:rPr>
                <w:rFonts w:ascii="Arial" w:cs="Arial" w:hAnsi="Arial" w:eastAsia="Arial"/>
                <w:sz w:val="20"/>
                <w:szCs w:val="20"/>
                <w:rtl w:val="0"/>
              </w:rPr>
            </w:pPr>
            <w:r>
              <w:rPr>
                <w:rFonts w:ascii="Arial" w:hAnsi="Arial"/>
                <w:sz w:val="20"/>
                <w:szCs w:val="20"/>
                <w:rtl w:val="0"/>
                <w:lang w:val="en-US"/>
              </w:rPr>
              <w:t>Reach back to team and other sources; identify temporary fill if necessary, including reassignment of current employees.</w:t>
            </w:r>
          </w:p>
          <w:p>
            <w:pPr>
              <w:pStyle w:val="Body Text"/>
              <w:bidi w:val="0"/>
              <w:ind w:left="0" w:right="0" w:firstLine="0"/>
              <w:jc w:val="left"/>
              <w:rPr>
                <w:rtl w:val="0"/>
              </w:rPr>
            </w:pPr>
            <w:r>
              <w:rPr>
                <w:rFonts w:ascii="Arial" w:hAnsi="Arial"/>
                <w:sz w:val="20"/>
                <w:szCs w:val="20"/>
                <w:rtl w:val="0"/>
                <w:lang w:val="en-US"/>
              </w:rPr>
              <w:t>Efficient recruiting programs; constant recruiting for qualified personnel to fill positions in many skilled areas.</w:t>
            </w:r>
          </w:p>
        </w:tc>
      </w:tr>
      <w:tr>
        <w:tblPrEx>
          <w:shd w:val="clear" w:color="auto" w:fill="cdd4e9"/>
        </w:tblPrEx>
        <w:trPr>
          <w:trHeight w:val="2663" w:hRule="atLeast"/>
        </w:trPr>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pPr>
            <w:r>
              <w:rPr>
                <w:rFonts w:ascii="Arial" w:hAnsi="Arial"/>
                <w:sz w:val="20"/>
                <w:szCs w:val="20"/>
                <w:rtl w:val="0"/>
                <w:lang w:val="en-US"/>
              </w:rPr>
              <w:t>Staff not maintaining technical competency</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pPr>
            <w:r>
              <w:rPr>
                <w:rFonts w:ascii="Arial" w:hAnsi="Arial"/>
                <w:sz w:val="20"/>
                <w:szCs w:val="20"/>
                <w:rtl w:val="0"/>
                <w:lang w:val="en-US"/>
              </w:rPr>
              <w:t>Inability to address technical problems and achieve milestones or produce deliverables.</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rPr>
                <w:rFonts w:ascii="Arial" w:cs="Arial" w:hAnsi="Arial" w:eastAsia="Arial"/>
                <w:sz w:val="20"/>
                <w:szCs w:val="20"/>
              </w:rPr>
            </w:pPr>
            <w:r>
              <w:rPr>
                <w:rFonts w:ascii="Arial" w:hAnsi="Arial"/>
                <w:sz w:val="20"/>
                <w:szCs w:val="20"/>
                <w:rtl w:val="0"/>
                <w:lang w:val="en-US"/>
              </w:rPr>
              <w:t>Low</w:t>
            </w:r>
          </w:p>
          <w:p>
            <w:pPr>
              <w:pStyle w:val="Body Text"/>
              <w:bidi w:val="0"/>
              <w:ind w:left="0" w:right="0" w:firstLine="0"/>
              <w:jc w:val="left"/>
              <w:rPr>
                <w:rtl w:val="0"/>
              </w:rPr>
            </w:pPr>
            <w:r>
              <w:rPr>
                <w:rFonts w:ascii="Arial" w:hAnsi="Arial"/>
                <w:sz w:val="20"/>
                <w:szCs w:val="20"/>
                <w:rtl w:val="0"/>
                <w:lang w:val="en-US"/>
              </w:rPr>
              <w:t>Low</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Text"/>
              <w:jc w:val="left"/>
              <w:rPr>
                <w:rFonts w:ascii="Arial" w:cs="Arial" w:hAnsi="Arial" w:eastAsia="Arial"/>
                <w:sz w:val="20"/>
                <w:szCs w:val="20"/>
              </w:rPr>
            </w:pPr>
            <w:r>
              <w:rPr>
                <w:rFonts w:ascii="Arial" w:hAnsi="Arial"/>
                <w:sz w:val="20"/>
                <w:szCs w:val="20"/>
                <w:rtl w:val="0"/>
                <w:lang w:val="en-US"/>
              </w:rPr>
              <w:t>Monitor certifications and position requirements. Provide training materials and allowances. Ability to reach back to team for subject matter expertise and mentoring of less experienced staff.</w:t>
            </w:r>
          </w:p>
          <w:p>
            <w:pPr>
              <w:pStyle w:val="Body Text"/>
              <w:bidi w:val="0"/>
              <w:ind w:left="0" w:right="0" w:firstLine="0"/>
              <w:jc w:val="left"/>
              <w:rPr>
                <w:rFonts w:ascii="Arial" w:cs="Arial" w:hAnsi="Arial" w:eastAsia="Arial"/>
                <w:sz w:val="20"/>
                <w:szCs w:val="20"/>
                <w:rtl w:val="0"/>
              </w:rPr>
            </w:pPr>
            <w:r>
              <w:rPr>
                <w:rFonts w:ascii="Arial" w:hAnsi="Arial"/>
                <w:sz w:val="20"/>
                <w:szCs w:val="20"/>
                <w:rtl w:val="0"/>
                <w:lang w:val="en-US"/>
              </w:rPr>
              <w:t>Use in-place training programs/education reimbursement programs to fill gap. Continue to monitor certification expirations.</w:t>
            </w:r>
          </w:p>
          <w:p>
            <w:pPr>
              <w:pStyle w:val="Body Text"/>
              <w:bidi w:val="0"/>
              <w:ind w:left="0" w:right="0" w:firstLine="0"/>
              <w:jc w:val="left"/>
              <w:rPr>
                <w:rtl w:val="0"/>
              </w:rPr>
            </w:pPr>
            <w:r>
              <w:rPr>
                <w:rFonts w:ascii="Arial" w:hAnsi="Arial"/>
                <w:sz w:val="20"/>
                <w:szCs w:val="20"/>
                <w:rtl w:val="0"/>
                <w:lang w:val="en-US"/>
              </w:rPr>
              <w:t>Emphasize the development of employees</w:t>
            </w:r>
            <w:r>
              <w:rPr>
                <w:rFonts w:ascii="Arial" w:hAnsi="Arial" w:hint="default"/>
                <w:sz w:val="20"/>
                <w:szCs w:val="20"/>
                <w:rtl w:val="0"/>
                <w:lang w:val="en-US"/>
              </w:rPr>
              <w:t xml:space="preserve">’ </w:t>
            </w:r>
            <w:r>
              <w:rPr>
                <w:rFonts w:ascii="Arial" w:hAnsi="Arial"/>
                <w:sz w:val="20"/>
                <w:szCs w:val="20"/>
                <w:rtl w:val="0"/>
                <w:lang w:val="en-US"/>
              </w:rPr>
              <w:t>skills through individual training plans, professional symposia, conferences, memberships, cross-training and formal education.</w:t>
            </w:r>
          </w:p>
        </w:tc>
      </w:tr>
      <w:tr>
        <w:tblPrEx>
          <w:shd w:val="clear" w:color="auto" w:fill="cdd4e9"/>
        </w:tblPrEx>
        <w:trPr>
          <w:trHeight w:val="2223" w:hRule="atLeast"/>
        </w:trPr>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pPr>
            <w:r>
              <w:rPr>
                <w:rFonts w:ascii="Arial" w:hAnsi="Arial"/>
                <w:sz w:val="20"/>
                <w:szCs w:val="20"/>
                <w:rtl w:val="0"/>
                <w:lang w:val="en-US"/>
              </w:rPr>
              <w:t>Availability of qualified staff to support short duration surge requirements</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pPr>
            <w:r>
              <w:rPr>
                <w:rFonts w:ascii="Arial" w:hAnsi="Arial"/>
                <w:sz w:val="20"/>
                <w:szCs w:val="20"/>
                <w:rtl w:val="0"/>
                <w:lang w:val="en-US"/>
              </w:rPr>
              <w:t>Increased burden on existing employees. Lack of continuity/ coverage.</w:t>
            </w:r>
          </w:p>
        </w:tc>
        <w:tc>
          <w:tcPr>
            <w:tcW w:type="dxa" w:w="9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rPr>
                <w:rFonts w:ascii="Arial" w:cs="Arial" w:hAnsi="Arial" w:eastAsia="Arial"/>
                <w:sz w:val="20"/>
                <w:szCs w:val="20"/>
              </w:rPr>
            </w:pPr>
            <w:r>
              <w:rPr>
                <w:rFonts w:ascii="Arial" w:hAnsi="Arial"/>
                <w:sz w:val="20"/>
                <w:szCs w:val="20"/>
                <w:rtl w:val="0"/>
                <w:lang w:val="en-US"/>
              </w:rPr>
              <w:t>Med</w:t>
            </w:r>
          </w:p>
          <w:p>
            <w:pPr>
              <w:pStyle w:val="Body Text"/>
              <w:bidi w:val="0"/>
              <w:ind w:left="0" w:right="0" w:firstLine="0"/>
              <w:jc w:val="left"/>
              <w:rPr>
                <w:rtl w:val="0"/>
              </w:rPr>
            </w:pPr>
            <w:r>
              <w:rPr>
                <w:rFonts w:ascii="Arial" w:hAnsi="Arial"/>
                <w:sz w:val="20"/>
                <w:szCs w:val="20"/>
                <w:rtl w:val="0"/>
                <w:lang w:val="en-US"/>
              </w:rPr>
              <w:t>Low</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e2f3"/>
            <w:tcMar>
              <w:top w:type="dxa" w:w="80"/>
              <w:left w:type="dxa" w:w="80"/>
              <w:bottom w:type="dxa" w:w="80"/>
              <w:right w:type="dxa" w:w="80"/>
            </w:tcMar>
            <w:vAlign w:val="center"/>
          </w:tcPr>
          <w:p>
            <w:pPr>
              <w:pStyle w:val="Body Text"/>
              <w:jc w:val="left"/>
              <w:rPr>
                <w:rFonts w:ascii="Arial" w:cs="Arial" w:hAnsi="Arial" w:eastAsia="Arial"/>
                <w:sz w:val="20"/>
                <w:szCs w:val="20"/>
              </w:rPr>
            </w:pPr>
            <w:r>
              <w:rPr>
                <w:rFonts w:ascii="Arial" w:hAnsi="Arial"/>
                <w:sz w:val="20"/>
                <w:szCs w:val="20"/>
                <w:rtl w:val="0"/>
                <w:lang w:val="en-US"/>
              </w:rPr>
              <w:t>PM maintains close communication with client POCs to anticipate additional requirements and schedules.</w:t>
            </w:r>
          </w:p>
          <w:p>
            <w:pPr>
              <w:pStyle w:val="Body Text"/>
              <w:bidi w:val="0"/>
              <w:ind w:left="0" w:right="0" w:firstLine="0"/>
              <w:jc w:val="left"/>
              <w:rPr>
                <w:rFonts w:ascii="Arial" w:cs="Arial" w:hAnsi="Arial" w:eastAsia="Arial"/>
                <w:sz w:val="20"/>
                <w:szCs w:val="20"/>
                <w:rtl w:val="0"/>
              </w:rPr>
            </w:pPr>
            <w:r>
              <w:rPr>
                <w:rFonts w:ascii="Arial" w:hAnsi="Arial"/>
                <w:sz w:val="20"/>
                <w:szCs w:val="20"/>
                <w:rtl w:val="0"/>
                <w:lang w:val="en-US"/>
              </w:rPr>
              <w:t>Tap available resources to determine if resources can be shared to support specific short-duration tasks.</w:t>
            </w:r>
          </w:p>
          <w:p>
            <w:pPr>
              <w:pStyle w:val="Body Text"/>
              <w:bidi w:val="0"/>
              <w:ind w:left="0" w:right="0" w:firstLine="0"/>
              <w:jc w:val="left"/>
              <w:rPr>
                <w:rtl w:val="0"/>
              </w:rPr>
            </w:pPr>
            <w:r>
              <w:rPr>
                <w:rFonts w:ascii="Arial" w:hAnsi="Arial"/>
                <w:sz w:val="20"/>
                <w:szCs w:val="20"/>
                <w:rtl w:val="0"/>
                <w:lang w:val="en-US"/>
              </w:rPr>
              <w:t>Identify and cross-train backup personnel. Backfill position using our recruiting process. Develop staff to replenish resource pool.</w:t>
            </w:r>
          </w:p>
        </w:tc>
      </w:tr>
    </w:tbl>
    <w:p>
      <w:pPr>
        <w:pStyle w:val="Body Text"/>
        <w:widowControl w:val="0"/>
        <w:jc w:val="center"/>
        <w:rPr>
          <w:color w:val="000000"/>
          <w:u w:color="000000"/>
        </w:rPr>
      </w:pPr>
    </w:p>
    <w:p>
      <w:pPr>
        <w:pStyle w:val="Body Text"/>
      </w:pPr>
      <w:r>
        <w:rPr>
          <w:rFonts w:cs="Arial Unicode MS" w:eastAsia="Arial Unicode MS"/>
          <w:rtl w:val="0"/>
        </w:rPr>
        <w:t>Exhibit X. Risks Associated with Transition</w:t>
      </w:r>
    </w:p>
    <w:p>
      <w:pPr>
        <w:pStyle w:val="pf0"/>
        <w:jc w:val="both"/>
        <w:rPr>
          <w:b w:val="1"/>
          <w:bCs w:val="1"/>
          <w:color w:val="ff0000"/>
          <w:u w:color="ff0000"/>
        </w:rPr>
      </w:pPr>
      <w:r>
        <w:rPr>
          <w:b w:val="1"/>
          <w:bCs w:val="1"/>
          <w:color w:val="ff0000"/>
          <w:u w:color="ff0000"/>
          <w:rtl w:val="0"/>
          <w:lang w:val="en-US"/>
        </w:rPr>
        <w:t xml:space="preserve">Ability to Perform Successfully. </w:t>
      </w:r>
      <w:r>
        <w:rPr>
          <w:rtl w:val="0"/>
          <w:lang w:val="en-US"/>
        </w:rPr>
        <w:t>We have demonstrated success conducting similar transitions in the past. For example, on a prime contract award to provide Information Management support to the Marine Corps, we were notified on a Friday, and had all key personnel on-site and ready to work on the following Tuesday</w:t>
      </w:r>
      <w:commentRangeStart w:id="76"/>
      <w:r>
        <w:rPr>
          <w:rtl w:val="0"/>
          <w:lang w:val="en-US"/>
        </w:rPr>
        <w:t>.</w:t>
      </w:r>
      <w:commentRangeEnd w:id="76"/>
      <w:r>
        <w:commentReference w:id="76"/>
      </w:r>
      <w:r>
        <w:rPr>
          <w:rtl w:val="0"/>
          <w:lang w:val="en-US"/>
        </w:rPr>
        <w:t xml:space="preserve"> Similarly, as the prime contractor supporting the US Coast Guard</w:t>
      </w:r>
      <w:r>
        <w:rPr>
          <w:rtl w:val="0"/>
          <w:lang w:val="en-US"/>
        </w:rPr>
        <w:t>’</w:t>
      </w:r>
      <w:r>
        <w:rPr>
          <w:rtl w:val="0"/>
          <w:lang w:val="en-US"/>
        </w:rPr>
        <w:t>s TISCOM directorate, we received notice of award on a Thursday evening, and had all 15 incumbent staff, including subcontractors, on site and ready to work the following Monday morning. As a small business, we are unencumbered by needless bureaucracy, and can execute background checks, clearance verifications, employment applications, offer letters, visit requests, and subcontracts seamlessly and rapidly. We work within the time allocated and focus our attention on ensuring that there is continuity of support. We also coordinate closely with the COR and contracting officer to facilitate actions required to obtain CAC cards and base/building and system access.</w:t>
      </w:r>
    </w:p>
    <w:p>
      <w:pPr>
        <w:pStyle w:val="Body Text"/>
        <w:rPr>
          <w:b w:val="1"/>
          <w:bCs w:val="1"/>
          <w:color w:val="ff0000"/>
          <w:u w:color="ff0000"/>
        </w:rPr>
      </w:pPr>
      <w:r>
        <w:rPr>
          <w:rFonts w:cs="Arial Unicode MS" w:eastAsia="Arial Unicode MS"/>
          <w:rtl w:val="0"/>
        </w:rPr>
        <w:t>The AveningTech/BWI Team is experienced with contract transition and has successfully managed contract transitions with a minimum of disruption and virtually no degradation of service to the customers. Our processes allow us to avoid unnecessary bureaucratic roadblocks demonstrated by the efficiency associated with our recruiting and staffing process and our ability to quickly capture key and critical personnel. Our PMO effectively transforms into a highly competent Transition Team, working together to ensure all elements associated with contract and staff transition are coordinated, executed and documented in real time.</w:t>
      </w:r>
    </w:p>
    <w:p>
      <w:pPr>
        <w:pStyle w:val="Heading"/>
        <w:rPr>
          <w:b w:val="0"/>
          <w:bCs w:val="0"/>
          <w:color w:val="000000"/>
          <w:sz w:val="24"/>
          <w:szCs w:val="24"/>
          <w:u w:color="000000"/>
        </w:rPr>
      </w:pPr>
      <w:bookmarkStart w:name="_Toc1" w:id="77"/>
      <w:r>
        <w:rPr>
          <w:rFonts w:cs="Arial Unicode MS" w:eastAsia="Arial Unicode MS"/>
          <w:b w:val="0"/>
          <w:bCs w:val="0"/>
          <w:color w:val="000000"/>
          <w:sz w:val="24"/>
          <w:szCs w:val="24"/>
          <w:u w:color="000000"/>
          <w:rtl w:val="0"/>
          <w:lang w:val="en-US"/>
        </w:rPr>
        <w:t xml:space="preserve">1.2 Program </w:t>
      </w:r>
      <w:commentRangeStart w:id="78"/>
      <w:r>
        <w:rPr>
          <w:rFonts w:cs="Arial Unicode MS" w:eastAsia="Arial Unicode MS"/>
          <w:b w:val="0"/>
          <w:bCs w:val="0"/>
          <w:color w:val="000000"/>
          <w:sz w:val="24"/>
          <w:szCs w:val="24"/>
          <w:u w:color="000000"/>
          <w:rtl w:val="0"/>
          <w:lang w:val="en-US"/>
        </w:rPr>
        <w:t>Management</w:t>
      </w:r>
      <w:commentRangeEnd w:id="78"/>
      <w:r>
        <w:commentReference w:id="78"/>
      </w:r>
      <w:r>
        <w:rPr>
          <w:rFonts w:cs="Arial Unicode MS" w:eastAsia="Arial Unicode MS"/>
          <w:b w:val="0"/>
          <w:bCs w:val="0"/>
          <w:color w:val="000000"/>
          <w:sz w:val="24"/>
          <w:szCs w:val="24"/>
          <w:u w:color="000000"/>
          <w:rtl w:val="0"/>
          <w:lang w:val="en-US"/>
        </w:rPr>
        <w:t xml:space="preserve"> </w:t>
        <w:br w:type="textWrapping"/>
      </w:r>
      <w:bookmarkEnd w:id="77"/>
      <w:commentRangeStart w:id="79"/>
    </w:p>
    <w:p>
      <w:pPr>
        <w:pStyle w:val="Body Text"/>
        <w:rPr>
          <w:b w:val="1"/>
          <w:bCs w:val="1"/>
          <w:color w:val="ff0000"/>
          <w:u w:color="ff0000"/>
        </w:rPr>
      </w:pPr>
      <w:r>
        <w:rPr>
          <w:rFonts w:cs="Arial Unicode MS" w:eastAsia="Arial Unicode MS"/>
          <w:b w:val="1"/>
          <w:bCs w:val="1"/>
          <w:color w:val="ff0000"/>
          <w:u w:color="ff0000"/>
          <w:rtl w:val="0"/>
          <w:lang w:val="en-US"/>
        </w:rPr>
        <w:t>Understanding of Requirement.</w:t>
      </w:r>
      <w:commentRangeEnd w:id="79"/>
      <w:r>
        <w:commentReference w:id="79"/>
      </w:r>
      <w:r>
        <w:rPr>
          <w:rFonts w:cs="Arial Unicode MS" w:eastAsia="Arial Unicode MS"/>
          <w:b w:val="1"/>
          <w:bCs w:val="1"/>
          <w:color w:val="ff0000"/>
          <w:u w:color="ff0000"/>
          <w:rtl w:val="0"/>
          <w:lang w:val="en-US"/>
        </w:rPr>
        <w:t xml:space="preserve"> </w:t>
      </w:r>
      <w:r>
        <w:rPr>
          <w:rFonts w:cs="Arial Unicode MS" w:eastAsia="Arial Unicode MS"/>
          <w:rtl w:val="0"/>
        </w:rPr>
        <w:t>Every program requires oversight and multi-faceted management to ensure that contract and project objectives are met on time and within budget. Accurate reporting and achievement of performance objectives are key to program success.</w:t>
      </w:r>
      <w:del w:id="80" w:date="2022-05-22T22:59:53Z" w:author="Tom Termini">
        <w:r>
          <w:rPr>
            <w:rFonts w:cs="Arial Unicode MS" w:eastAsia="Arial Unicode MS"/>
            <w:rtl w:val="0"/>
          </w:rPr>
          <w:delText xml:space="preserve">  </w:delText>
        </w:r>
      </w:del>
      <w:ins w:id="81" w:date="2022-05-22T22:59:53Z" w:author="Tom Termini">
        <w:r>
          <w:rPr>
            <w:rFonts w:cs="Arial Unicode MS" w:eastAsia="Arial Unicode MS"/>
            <w:rtl w:val="0"/>
          </w:rPr>
          <w:t xml:space="preserve"> </w:t>
        </w:r>
      </w:ins>
      <w:r>
        <w:rPr>
          <w:rFonts w:cs="Arial Unicode MS" w:eastAsia="Arial Unicode MS"/>
          <w:rtl w:val="0"/>
        </w:rPr>
        <w:t>Technical, administrative and financial management are all necessary to assure the government clients that the contractor is delivering products and services in accordance with the customer</w:t>
      </w:r>
      <w:r>
        <w:rPr>
          <w:rFonts w:cs="Arial Unicode MS" w:eastAsia="Arial Unicode MS" w:hint="default"/>
          <w:rtl w:val="0"/>
        </w:rPr>
        <w:t>’</w:t>
      </w:r>
      <w:r>
        <w:rPr>
          <w:rFonts w:cs="Arial Unicode MS" w:eastAsia="Arial Unicode MS"/>
          <w:rtl w:val="0"/>
        </w:rPr>
        <w:t>s requirements.</w:t>
      </w:r>
      <w:del w:id="82" w:date="2022-05-22T22:59:53Z" w:author="Tom Termini">
        <w:r>
          <w:rPr>
            <w:rFonts w:cs="Arial Unicode MS" w:eastAsia="Arial Unicode MS"/>
            <w:rtl w:val="0"/>
          </w:rPr>
          <w:delText xml:space="preserve">  </w:delText>
        </w:r>
      </w:del>
      <w:ins w:id="83" w:date="2022-05-22T22:59:53Z" w:author="Tom Termini">
        <w:r>
          <w:rPr>
            <w:rFonts w:cs="Arial Unicode MS" w:eastAsia="Arial Unicode MS"/>
            <w:rtl w:val="0"/>
          </w:rPr>
          <w:t xml:space="preserve"> </w:t>
        </w:r>
      </w:ins>
    </w:p>
    <w:p>
      <w:pPr>
        <w:pStyle w:val="Body Text"/>
        <w:rPr>
          <w:b w:val="1"/>
          <w:bCs w:val="1"/>
          <w:color w:val="ff0000"/>
          <w:u w:color="ff0000"/>
        </w:rPr>
      </w:pPr>
      <w:r>
        <w:rPr>
          <w:rFonts w:cs="Arial Unicode MS" w:eastAsia="Arial Unicode MS"/>
          <w:b w:val="1"/>
          <w:bCs w:val="1"/>
          <w:color w:val="ff0000"/>
          <w:u w:color="ff0000"/>
          <w:rtl w:val="0"/>
          <w:lang w:val="en-US"/>
        </w:rPr>
        <w:t xml:space="preserve">Sound Approach. </w:t>
      </w:r>
      <w:r>
        <w:rPr>
          <w:rFonts w:cs="Arial Unicode MS" w:eastAsia="Arial Unicode MS"/>
          <w:rtl w:val="0"/>
        </w:rPr>
        <w:t>AveningTech</w:t>
      </w:r>
      <w:r>
        <w:rPr>
          <w:rFonts w:cs="Arial Unicode MS" w:eastAsia="Arial Unicode MS" w:hint="default"/>
          <w:rtl w:val="0"/>
        </w:rPr>
        <w:t>’</w:t>
      </w:r>
      <w:r>
        <w:rPr>
          <w:rFonts w:cs="Arial Unicode MS" w:eastAsia="Arial Unicode MS"/>
          <w:rtl w:val="0"/>
        </w:rPr>
        <w:t>s approach to program management is based on the principle that effective communication is the key to performance and customer satisfaction on services contracts.</w:t>
      </w:r>
      <w:del w:id="84" w:date="2022-05-22T22:59:53Z" w:author="Tom Termini">
        <w:r>
          <w:rPr>
            <w:rFonts w:cs="Arial Unicode MS" w:eastAsia="Arial Unicode MS"/>
            <w:rtl w:val="0"/>
          </w:rPr>
          <w:delText xml:space="preserve">  </w:delText>
        </w:r>
      </w:del>
      <w:ins w:id="85" w:date="2022-05-22T22:59:53Z" w:author="Tom Termini">
        <w:r>
          <w:rPr>
            <w:rFonts w:cs="Arial Unicode MS" w:eastAsia="Arial Unicode MS"/>
            <w:rtl w:val="0"/>
          </w:rPr>
          <w:t xml:space="preserve"> </w:t>
        </w:r>
      </w:ins>
      <w:r>
        <w:rPr>
          <w:rFonts w:cs="Arial Unicode MS" w:eastAsia="Arial Unicode MS"/>
          <w:rtl w:val="0"/>
        </w:rPr>
        <w:t xml:space="preserve">We employ dedicated program management resources who directly engage with our clients and respond rapidly to ensure that we are providing high-quality and consistent support. </w:t>
      </w:r>
      <w:r>
        <w:rPr>
          <w:b w:val="1"/>
          <w:bCs w:val="1"/>
          <w:color w:val="ff0000"/>
          <w:u w:color="ff0000"/>
        </w:rPr>
        <w:br w:type="textWrapping"/>
      </w:r>
      <w:commentRangeStart w:id="86"/>
    </w:p>
    <w:p>
      <w:pPr>
        <w:pStyle w:val="Body Text"/>
      </w:pPr>
      <w:r>
        <w:rPr>
          <w:rFonts w:cs="Arial Unicode MS" w:eastAsia="Arial Unicode MS"/>
          <w:rtl w:val="0"/>
        </w:rPr>
        <w:t>Our</w:t>
      </w:r>
      <w:commentRangeEnd w:id="86"/>
      <w:r>
        <w:commentReference w:id="86"/>
      </w:r>
      <w:r>
        <w:rPr>
          <w:rFonts w:cs="Arial Unicode MS" w:eastAsia="Arial Unicode MS"/>
          <w:rtl w:val="0"/>
        </w:rPr>
        <w:t xml:space="preserve"> proposed Program Manager will be the focal point and will communicate/coordinate directly with the Contracting Officer, the COR, TPOCs and the CIO and his/her staff.</w:t>
      </w:r>
      <w:del w:id="87" w:date="2022-05-22T22:59:53Z" w:author="Tom Termini">
        <w:r>
          <w:rPr>
            <w:rFonts w:cs="Arial Unicode MS" w:eastAsia="Arial Unicode MS"/>
            <w:rtl w:val="0"/>
          </w:rPr>
          <w:delText xml:space="preserve">  </w:delText>
        </w:r>
      </w:del>
      <w:ins w:id="88" w:date="2022-05-22T22:59:53Z" w:author="Tom Termini">
        <w:r>
          <w:rPr>
            <w:rFonts w:cs="Arial Unicode MS" w:eastAsia="Arial Unicode MS"/>
            <w:rtl w:val="0"/>
          </w:rPr>
          <w:t xml:space="preserve"> </w:t>
        </w:r>
      </w:ins>
      <w:r>
        <w:rPr>
          <w:rFonts w:cs="Arial Unicode MS" w:eastAsia="Arial Unicode MS"/>
          <w:rtl w:val="0"/>
        </w:rPr>
        <w:t>The PM has sole authority to oversee all technical effort performed on the program and will manage the integrated AveningTech/BWI team.</w:t>
      </w:r>
    </w:p>
    <w:p>
      <w:pPr>
        <w:pStyle w:val="Body Text"/>
      </w:pPr>
      <w:r>
        <w:rPr>
          <w:rFonts w:cs="Arial Unicode MS" w:eastAsia="Arial Unicode MS"/>
          <w:rtl w:val="0"/>
        </w:rPr>
        <w:t>We respond to highly technical environments, operational tempos, schedules, professional protocols, and mission sensitivity. To provide efficient and effective responsiveness, implementation, management oversight, and close out, the AveningTech PM team operates as a virtual Project Management Office (vPMO). Our management processes ensure that our efforts often exceed customer needs. AveningTech has established program controls and standard contract processes used to measure, budget, and apply project metrics to tasks. Our program management approach incorporates best commercial practices and relies on the development of a specific Program Management Plan (PMP) tailored to each engagement. The PMP includes well-defined project controls that are updated regularly, ensures each requirement is staffed with qualified and responsive personnel, provides standard operating procedures to ensure consistent reporting and Continuous Process Improvement (CPI), and integrates and standardizes program controls and project planning processes.</w:t>
      </w:r>
    </w:p>
    <w:p>
      <w:pPr>
        <w:pStyle w:val="Body Text"/>
        <w:rPr>
          <w:b w:val="1"/>
          <w:bCs w:val="1"/>
          <w:color w:val="000000"/>
          <w:u w:color="000000"/>
        </w:rPr>
      </w:pPr>
      <w:r>
        <w:rPr>
          <w:rFonts w:cs="Arial Unicode MS" w:eastAsia="Arial Unicode MS"/>
          <w:b w:val="1"/>
          <w:bCs w:val="1"/>
          <w:color w:val="000000"/>
          <w:u w:color="000000"/>
          <w:rtl w:val="0"/>
          <w:lang w:val="en-US"/>
        </w:rPr>
        <w:t xml:space="preserve">Responsive to Customer Needs. </w:t>
      </w:r>
      <w:r>
        <w:rPr>
          <w:rFonts w:cs="Arial Unicode MS" w:eastAsia="Arial Unicode MS"/>
          <w:color w:val="000000"/>
          <w:u w:color="000000"/>
          <w:rtl w:val="0"/>
          <w:lang w:val="en-US"/>
        </w:rPr>
        <w:t xml:space="preserve">The assignment of a full-time, onsite Program Manager supported by a designated Deputy Program manager will ensure constant interaction with the key client points of contact </w:t>
      </w:r>
      <w:r>
        <w:rPr>
          <w:rFonts w:cs="Arial Unicode MS" w:eastAsia="Arial Unicode MS" w:hint="default"/>
          <w:color w:val="000000"/>
          <w:u w:color="000000"/>
          <w:rtl w:val="0"/>
          <w:lang w:val="en-US"/>
        </w:rPr>
        <w:t xml:space="preserve">– </w:t>
      </w:r>
      <w:r>
        <w:rPr>
          <w:rFonts w:cs="Arial Unicode MS" w:eastAsia="Arial Unicode MS"/>
          <w:color w:val="000000"/>
          <w:u w:color="000000"/>
          <w:rtl w:val="0"/>
          <w:lang w:val="en-US"/>
        </w:rPr>
        <w:t xml:space="preserve">including the COR and the CIO </w:t>
      </w:r>
      <w:r>
        <w:rPr>
          <w:rFonts w:cs="Arial Unicode MS" w:eastAsia="Arial Unicode MS" w:hint="default"/>
          <w:color w:val="000000"/>
          <w:u w:color="000000"/>
          <w:rtl w:val="0"/>
          <w:lang w:val="en-US"/>
        </w:rPr>
        <w:t xml:space="preserve">– </w:t>
      </w:r>
      <w:r>
        <w:rPr>
          <w:rFonts w:cs="Arial Unicode MS" w:eastAsia="Arial Unicode MS"/>
          <w:color w:val="000000"/>
          <w:u w:color="000000"/>
          <w:rtl w:val="0"/>
          <w:lang w:val="en-US"/>
        </w:rPr>
        <w:t>so that our team remains focused on current priorities. The PM and DPM will coordinate with the COR and other designated ONR personnel to communicate and direct the efforts of the technical staff. We understand that the performance objectives defined in the contract provide the foundation for program execution; however, technology, world events, organizational changes, budget impacts and other unplanned events often impact objectives. Because of our commitment to constant communication and collaboration, we engage with every level of the customer organization and actively participate in analyzing variables in order to anticipate where deviations from the plan may be advisable. We anticipate the impact of emerging technology, government regulations, industry trends and changes to budgets in order to provide expert advice and recommendations to the customer when a change in direction is necessary. Our ability to pivot, reorganize, adjust priorities and modify our service delivery to accommodate the customer</w:t>
      </w:r>
      <w:r>
        <w:rPr>
          <w:rFonts w:cs="Arial Unicode MS" w:eastAsia="Arial Unicode MS" w:hint="default"/>
          <w:color w:val="000000"/>
          <w:u w:color="000000"/>
          <w:rtl w:val="0"/>
          <w:lang w:val="en-US"/>
        </w:rPr>
        <w:t>’</w:t>
      </w:r>
      <w:r>
        <w:rPr>
          <w:rFonts w:cs="Arial Unicode MS" w:eastAsia="Arial Unicode MS"/>
          <w:color w:val="000000"/>
          <w:u w:color="000000"/>
          <w:rtl w:val="0"/>
          <w:lang w:val="en-US"/>
        </w:rPr>
        <w:t>s needs ensures that we help the organization avoid redundancy and obsolescence and many times, incorporate new tools, technology and techniques to achieve greater efficiency and success.</w:t>
      </w:r>
    </w:p>
    <w:p>
      <w:pPr>
        <w:pStyle w:val="Body Text"/>
        <w:rPr>
          <w:b w:val="1"/>
          <w:bCs w:val="1"/>
          <w:color w:val="000000"/>
          <w:u w:color="000000"/>
        </w:rPr>
      </w:pPr>
      <w:r>
        <w:rPr>
          <w:rFonts w:cs="Arial Unicode MS" w:eastAsia="Arial Unicode MS"/>
          <w:b w:val="1"/>
          <w:bCs w:val="1"/>
          <w:color w:val="000000"/>
          <w:u w:color="000000"/>
          <w:rtl w:val="0"/>
          <w:lang w:val="en-US"/>
        </w:rPr>
        <w:t xml:space="preserve">Program Management </w:t>
      </w:r>
      <w:commentRangeStart w:id="89"/>
      <w:r>
        <w:rPr>
          <w:rFonts w:cs="Arial Unicode MS" w:eastAsia="Arial Unicode MS"/>
          <w:b w:val="1"/>
          <w:bCs w:val="1"/>
          <w:color w:val="000000"/>
          <w:u w:color="000000"/>
          <w:rtl w:val="0"/>
          <w:lang w:val="en-US"/>
        </w:rPr>
        <w:t>Plan</w:t>
      </w:r>
      <w:commentRangeEnd w:id="89"/>
      <w:r>
        <w:commentReference w:id="89"/>
      </w:r>
      <w:r>
        <w:rPr>
          <w:rFonts w:cs="Arial Unicode MS" w:eastAsia="Arial Unicode MS"/>
          <w:b w:val="1"/>
          <w:bCs w:val="1"/>
          <w:color w:val="000000"/>
          <w:u w:color="000000"/>
          <w:rtl w:val="0"/>
          <w:lang w:val="en-US"/>
        </w:rPr>
        <w:t xml:space="preserve">. </w:t>
      </w:r>
      <w:r>
        <w:rPr>
          <w:rFonts w:cs="Arial Unicode MS" w:eastAsia="Arial Unicode MS"/>
          <w:rtl w:val="0"/>
        </w:rPr>
        <w:t>This effort will be governed by a Program Management Plan (PMP) that contains standardized artifacts and a WBS tied to the contract deliverables. Team AveningTech has embraced a company-wide delivery methodology and practices continuous process improvement and the lessons learned from each Team AveningTech project are reflected in successive evolutions of the delivery framework. Our on-line project management portal will be a repository for all task order directives, draft deliverables, schedule management, and other tools to support execution of ONR</w:t>
      </w:r>
      <w:r>
        <w:rPr>
          <w:rFonts w:cs="Arial Unicode MS" w:eastAsia="Arial Unicode MS" w:hint="default"/>
          <w:rtl w:val="0"/>
        </w:rPr>
        <w:t>’</w:t>
      </w:r>
      <w:r>
        <w:rPr>
          <w:rFonts w:cs="Arial Unicode MS" w:eastAsia="Arial Unicode MS"/>
          <w:rtl w:val="0"/>
        </w:rPr>
        <w:t>s requirements.</w:t>
      </w:r>
    </w:p>
    <w:p>
      <w:pPr>
        <w:pStyle w:val="Body Text"/>
      </w:pPr>
      <w:r>
        <w:rPr>
          <w:rFonts w:cs="Arial Unicode MS" w:eastAsia="Arial Unicode MS"/>
          <w:rtl w:val="0"/>
        </w:rPr>
        <w:t>This effort will be controlled using Team AveningTech</w:t>
      </w:r>
      <w:r>
        <w:rPr>
          <w:rFonts w:cs="Arial Unicode MS" w:eastAsia="Arial Unicode MS" w:hint="default"/>
          <w:rtl w:val="0"/>
        </w:rPr>
        <w:t>’</w:t>
      </w:r>
      <w:r>
        <w:rPr>
          <w:rFonts w:cs="Arial Unicode MS" w:eastAsia="Arial Unicode MS"/>
          <w:rtl w:val="0"/>
        </w:rPr>
        <w:t>s PMBoK-based methodology, Team AveningTech</w:t>
      </w:r>
      <w:r>
        <w:rPr>
          <w:rFonts w:cs="Arial Unicode MS" w:eastAsia="Arial Unicode MS" w:hint="default"/>
          <w:rtl w:val="0"/>
        </w:rPr>
        <w:t>’</w:t>
      </w:r>
      <w:r>
        <w:rPr>
          <w:rFonts w:cs="Arial Unicode MS" w:eastAsia="Arial Unicode MS"/>
          <w:rtl w:val="0"/>
        </w:rPr>
        <w:t>s approach to project management is a hybrid, which implements our ISO-based Project Delivery Framework, consistent with Project Management Institute (PMI) best practices. Our framework is compliant with CMMI Level 3 for project/task management and uses Team AveningTech</w:t>
      </w:r>
      <w:r>
        <w:rPr>
          <w:rFonts w:cs="Arial Unicode MS" w:eastAsia="Arial Unicode MS" w:hint="default"/>
          <w:rtl w:val="0"/>
        </w:rPr>
        <w:t>’</w:t>
      </w:r>
      <w:r>
        <w:rPr>
          <w:rFonts w:cs="Arial Unicode MS" w:eastAsia="Arial Unicode MS"/>
          <w:rtl w:val="0"/>
        </w:rPr>
        <w:t>s standardized Program Management Plan (PMP) template, which is followed to plan, monitor and control the work, and meets the specific requirements of this task order. We integrate our delivery framework and tailor it to ONR</w:t>
      </w:r>
      <w:r>
        <w:rPr>
          <w:rFonts w:cs="Arial Unicode MS" w:eastAsia="Arial Unicode MS" w:hint="default"/>
          <w:rtl w:val="0"/>
        </w:rPr>
        <w:t>’</w:t>
      </w:r>
      <w:r>
        <w:rPr>
          <w:rFonts w:cs="Arial Unicode MS" w:eastAsia="Arial Unicode MS"/>
          <w:rtl w:val="0"/>
        </w:rPr>
        <w:t>s program planning requirements and existing practices.</w:t>
      </w:r>
    </w:p>
    <w:p>
      <w:pPr>
        <w:pStyle w:val="Body Text"/>
        <w:rPr>
          <w:b w:val="1"/>
          <w:bCs w:val="1"/>
          <w:color w:val="000000"/>
          <w:u w:color="000000"/>
        </w:rPr>
      </w:pPr>
      <w:r>
        <w:rPr>
          <w:rFonts w:cs="Arial Unicode MS" w:eastAsia="Arial Unicode MS"/>
          <w:rtl w:val="0"/>
        </w:rPr>
        <w:t xml:space="preserve">The PMP will include a staffing plan that defines the program organization and details roles and responsibilities. Our proposed staffing plan is included below in </w:t>
      </w:r>
      <w:r>
        <w:rPr>
          <w:rFonts w:cs="Arial Unicode MS" w:eastAsia="Arial Unicode MS"/>
          <w:shd w:val="clear" w:color="auto" w:fill="ffff00"/>
          <w:rtl w:val="0"/>
          <w:lang w:val="en-US"/>
        </w:rPr>
        <w:t>FIGURE XXX</w:t>
      </w:r>
      <w:r>
        <w:rPr>
          <w:rFonts w:cs="Arial Unicode MS" w:eastAsia="Arial Unicode MS"/>
          <w:rtl w:val="0"/>
        </w:rPr>
        <w:t xml:space="preserve">. The PMP also includes a detailed communications plan that defines lines of communication between contractor and government counterparts. Other elements of the PMP include the overall Contract Management Plan, Task and Project Management Plans, and a Risk Management Plan. </w:t>
      </w:r>
    </w:p>
    <w:p>
      <w:pPr>
        <w:pStyle w:val="Body Text"/>
        <w:rPr>
          <w:b w:val="1"/>
          <w:bCs w:val="1"/>
          <w:color w:val="000000"/>
          <w:u w:color="000000"/>
        </w:rPr>
      </w:pPr>
      <w:r>
        <w:rPr>
          <w:rFonts w:cs="Arial Unicode MS" w:eastAsia="Arial Unicode MS"/>
          <w:b w:val="1"/>
          <w:bCs w:val="1"/>
          <w:color w:val="000000"/>
          <w:u w:color="000000"/>
          <w:rtl w:val="0"/>
          <w:lang w:val="en-US"/>
        </w:rPr>
        <w:t xml:space="preserve">Emerging Technologies/Innovation. </w:t>
      </w:r>
      <w:r>
        <w:rPr>
          <w:rFonts w:cs="Arial Unicode MS" w:eastAsia="Arial Unicode MS"/>
          <w:color w:val="000000"/>
          <w:u w:color="000000"/>
          <w:shd w:val="clear" w:color="auto" w:fill="ffff00"/>
          <w:rtl w:val="0"/>
          <w:lang w:val="en-US"/>
        </w:rPr>
        <w:t>Note:</w:t>
      </w:r>
      <w:del w:id="90" w:date="2022-05-22T22:59:53Z" w:author="Tom Termini">
        <w:r>
          <w:rPr>
            <w:rFonts w:cs="Arial Unicode MS" w:eastAsia="Arial Unicode MS"/>
            <w:color w:val="000000"/>
            <w:u w:color="000000"/>
            <w:shd w:val="clear" w:color="auto" w:fill="ffff00"/>
            <w:rtl w:val="0"/>
            <w:lang w:val="en-US"/>
          </w:rPr>
          <w:delText xml:space="preserve">  </w:delText>
        </w:r>
      </w:del>
      <w:ins w:id="91" w:date="2022-05-22T22:59:53Z" w:author="Tom Termini">
        <w:r>
          <w:rPr>
            <w:rFonts w:cs="Arial Unicode MS" w:eastAsia="Arial Unicode MS"/>
            <w:color w:val="000000"/>
            <w:u w:color="000000"/>
            <w:shd w:val="clear" w:color="auto" w:fill="ffff00"/>
            <w:rtl w:val="0"/>
            <w:lang w:val="en-US"/>
          </w:rPr>
          <w:t xml:space="preserve"> </w:t>
        </w:r>
      </w:ins>
      <w:r>
        <w:rPr>
          <w:rFonts w:cs="Arial Unicode MS" w:eastAsia="Arial Unicode MS"/>
          <w:color w:val="000000"/>
          <w:u w:color="000000"/>
          <w:shd w:val="clear" w:color="auto" w:fill="ffff00"/>
          <w:rtl w:val="0"/>
          <w:lang w:val="en-US"/>
        </w:rPr>
        <w:t xml:space="preserve">We do not do any </w:t>
      </w:r>
      <w:commentRangeStart w:id="92"/>
      <w:r>
        <w:rPr>
          <w:rFonts w:cs="Arial Unicode MS" w:eastAsia="Arial Unicode MS"/>
          <w:color w:val="000000"/>
          <w:u w:color="000000"/>
          <w:shd w:val="clear" w:color="auto" w:fill="ffff00"/>
          <w:rtl w:val="0"/>
          <w:lang w:val="en-US"/>
        </w:rPr>
        <w:t>innovation</w:t>
      </w:r>
      <w:commentRangeEnd w:id="92"/>
      <w:r>
        <w:commentReference w:id="92"/>
      </w:r>
      <w:r>
        <w:rPr>
          <w:rFonts w:cs="Arial Unicode MS" w:eastAsia="Arial Unicode MS"/>
          <w:color w:val="000000"/>
          <w:u w:color="000000"/>
          <w:shd w:val="clear" w:color="auto" w:fill="ffff00"/>
          <w:rtl w:val="0"/>
          <w:lang w:val="en-US"/>
        </w:rPr>
        <w:t>. What we do is pretty much the opposite of innovation.</w:t>
      </w:r>
      <w:del w:id="93" w:date="2022-05-22T22:59:53Z" w:author="Tom Termini">
        <w:r>
          <w:rPr>
            <w:rFonts w:cs="Arial Unicode MS" w:eastAsia="Arial Unicode MS"/>
            <w:color w:val="000000"/>
            <w:u w:color="000000"/>
            <w:shd w:val="clear" w:color="auto" w:fill="ffff00"/>
            <w:rtl w:val="0"/>
            <w:lang w:val="en-US"/>
          </w:rPr>
          <w:delText xml:space="preserve">  </w:delText>
        </w:r>
      </w:del>
      <w:ins w:id="94" w:date="2022-05-22T22:59:53Z" w:author="Tom Termini">
        <w:r>
          <w:rPr>
            <w:rFonts w:cs="Arial Unicode MS" w:eastAsia="Arial Unicode MS"/>
            <w:color w:val="000000"/>
            <w:u w:color="000000"/>
            <w:shd w:val="clear" w:color="auto" w:fill="ffff00"/>
            <w:rtl w:val="0"/>
            <w:lang w:val="en-US"/>
          </w:rPr>
          <w:t xml:space="preserve"> </w:t>
        </w:r>
      </w:ins>
      <w:r>
        <w:rPr>
          <w:rFonts w:cs="Arial Unicode MS" w:eastAsia="Arial Unicode MS"/>
          <w:color w:val="000000"/>
          <w:u w:color="000000"/>
          <w:shd w:val="clear" w:color="auto" w:fill="ffff00"/>
          <w:rtl w:val="0"/>
          <w:lang w:val="en-US"/>
        </w:rPr>
        <w:t>Will need some help from Blackwatch with this blurb.</w:t>
      </w:r>
      <w:r>
        <w:rPr>
          <w:rFonts w:cs="Arial Unicode MS" w:eastAsia="Arial Unicode MS"/>
          <w:color w:val="000000"/>
          <w:u w:color="000000"/>
          <w:rtl w:val="0"/>
          <w:lang w:val="en-US"/>
        </w:rPr>
        <w:t xml:space="preserve"> </w:t>
      </w:r>
    </w:p>
    <w:p>
      <w:pPr>
        <w:pStyle w:val="Body Text"/>
        <w:rPr>
          <w:color w:val="000000"/>
          <w:u w:color="000000"/>
        </w:rPr>
      </w:pPr>
      <w:r>
        <w:rPr>
          <w:b w:val="1"/>
          <w:bCs w:val="1"/>
          <w:color w:val="000000"/>
          <w:u w:color="000000"/>
        </w:rPr>
        <w:br w:type="textWrapping"/>
      </w:r>
      <w:r>
        <w:rPr>
          <w:rFonts w:cs="Arial Unicode MS" w:eastAsia="Arial Unicode MS"/>
          <w:b w:val="1"/>
          <w:bCs w:val="1"/>
          <w:color w:val="000000"/>
          <w:u w:color="000000"/>
          <w:rtl w:val="0"/>
          <w:lang w:val="en-US"/>
        </w:rPr>
        <w:t>Continuity of Operations.</w:t>
      </w:r>
      <w:r>
        <w:rPr>
          <w:rFonts w:cs="Arial Unicode MS" w:eastAsia="Arial Unicode MS"/>
          <w:color w:val="000000"/>
          <w:u w:color="000000"/>
          <w:rtl w:val="0"/>
          <w:lang w:val="en-US"/>
        </w:rPr>
        <w:t xml:space="preserve"> (Addressed in 3.5)</w:t>
      </w:r>
    </w:p>
    <w:p>
      <w:pPr>
        <w:pStyle w:val="Body Text"/>
        <w:rPr>
          <w:color w:val="000000"/>
          <w:u w:color="000000"/>
        </w:rPr>
      </w:pPr>
    </w:p>
    <w:p>
      <w:pPr>
        <w:pStyle w:val="Body"/>
        <w:rPr>
          <w:rFonts w:ascii="Times New Roman" w:cs="Times New Roman" w:hAnsi="Times New Roman" w:eastAsia="Times New Roman"/>
          <w:b w:val="1"/>
          <w:bCs w:val="1"/>
          <w:color w:val="000000"/>
          <w:sz w:val="24"/>
          <w:szCs w:val="24"/>
          <w:u w:color="000000"/>
        </w:rPr>
      </w:pPr>
      <w:r>
        <w:rPr>
          <w:rFonts w:ascii="Times New Roman" w:hAnsi="Times New Roman"/>
          <w:b w:val="1"/>
          <w:bCs w:val="1"/>
          <w:color w:val="000000"/>
          <w:sz w:val="24"/>
          <w:szCs w:val="24"/>
          <w:u w:color="000000"/>
          <w:rtl w:val="0"/>
          <w:lang w:val="en-US"/>
        </w:rPr>
        <w:t xml:space="preserve">Root cause analysis. </w:t>
      </w:r>
      <w:r>
        <w:rPr>
          <w:rFonts w:ascii="Times New Roman" w:hAnsi="Times New Roman"/>
          <w:color w:val="000000"/>
          <w:sz w:val="24"/>
          <w:szCs w:val="24"/>
          <w:u w:color="000000"/>
          <w:rtl w:val="0"/>
          <w:lang w:val="en-US"/>
        </w:rPr>
        <w:t xml:space="preserve">In response to an adverse event, the PM will identify a task force to perform a root cause analysis (RCA). Once the problem is defined, the objective of RCA is to determine the underlying cause, in order to prevent it from occurring again. Often, the outcome of RCA is the determination that processes, or multiple actions/events contributed to cause the adverse outcome. A goal of RCA is to identify weaknesses or breakdowns in processes and recommend adjustments so they will result in positive outcomes. There are a number of different processes and tools that can be applied to RCA; each adverse event will dictate which tools are most appropriate to conduct a thorough analysis. </w:t>
      </w:r>
    </w:p>
    <w:p>
      <w:pPr>
        <w:pStyle w:val="Body"/>
        <w:rPr>
          <w:rFonts w:ascii="Times New Roman" w:cs="Times New Roman" w:hAnsi="Times New Roman" w:eastAsia="Times New Roman"/>
          <w:b w:val="1"/>
          <w:bCs w:val="1"/>
          <w:color w:val="000000"/>
          <w:sz w:val="24"/>
          <w:szCs w:val="24"/>
          <w:u w:color="000000"/>
        </w:rPr>
      </w:pPr>
      <w:r>
        <w:rPr>
          <w:rFonts w:ascii="Times New Roman" w:hAnsi="Times New Roman"/>
          <w:b w:val="1"/>
          <w:bCs w:val="1"/>
          <w:color w:val="000000"/>
          <w:sz w:val="24"/>
          <w:szCs w:val="24"/>
          <w:u w:color="000000"/>
          <w:rtl w:val="0"/>
          <w:lang w:val="en-US"/>
        </w:rPr>
        <w:t>Business Analysis</w:t>
      </w:r>
    </w:p>
    <w:p>
      <w:pPr>
        <w:pStyle w:val="Body"/>
        <w:rPr>
          <w:rFonts w:ascii="Times New Roman" w:cs="Times New Roman" w:hAnsi="Times New Roman" w:eastAsia="Times New Roman"/>
          <w:b w:val="1"/>
          <w:bCs w:val="1"/>
          <w:color w:val="000000"/>
          <w:sz w:val="24"/>
          <w:szCs w:val="24"/>
          <w:u w:color="000000"/>
        </w:rPr>
      </w:pPr>
      <w:r>
        <w:rPr>
          <w:rFonts w:ascii="Times New Roman" w:hAnsi="Times New Roman"/>
          <w:b w:val="1"/>
          <w:bCs w:val="1"/>
          <w:color w:val="000000"/>
          <w:sz w:val="24"/>
          <w:szCs w:val="24"/>
          <w:u w:color="000000"/>
          <w:rtl w:val="0"/>
          <w:lang w:val="en-US"/>
        </w:rPr>
        <w:t>Metrics Management</w:t>
      </w:r>
    </w:p>
    <w:p>
      <w:pPr>
        <w:pStyle w:val="Body"/>
        <w:rPr>
          <w:rFonts w:ascii="Times New Roman" w:cs="Times New Roman" w:hAnsi="Times New Roman" w:eastAsia="Times New Roman"/>
          <w:color w:val="000000"/>
          <w:sz w:val="24"/>
          <w:szCs w:val="24"/>
          <w:u w:color="000000"/>
        </w:rPr>
      </w:pPr>
      <w:r>
        <w:rPr>
          <w:rFonts w:ascii="Times New Roman" w:hAnsi="Times New Roman"/>
          <w:b w:val="1"/>
          <w:bCs w:val="1"/>
          <w:color w:val="000000"/>
          <w:sz w:val="24"/>
          <w:szCs w:val="24"/>
          <w:u w:color="000000"/>
          <w:rtl w:val="0"/>
          <w:lang w:val="en-US"/>
        </w:rPr>
        <w:t>Cost Savings</w:t>
      </w:r>
      <w:r>
        <w:rPr>
          <w:rFonts w:ascii="Times New Roman" w:cs="Times New Roman" w:hAnsi="Times New Roman" w:eastAsia="Times New Roman"/>
          <w:b w:val="1"/>
          <w:bCs w:val="1"/>
          <w:color w:val="000000"/>
          <w:sz w:val="24"/>
          <w:szCs w:val="24"/>
          <w:u w:color="000000"/>
        </w:rPr>
        <w:br w:type="textWrapping"/>
      </w:r>
      <w:r>
        <w:rPr>
          <w:rFonts w:ascii="Times New Roman" w:hAnsi="Times New Roman"/>
          <w:b w:val="1"/>
          <w:bCs w:val="1"/>
          <w:color w:val="000000"/>
          <w:sz w:val="24"/>
          <w:szCs w:val="24"/>
          <w:u w:color="000000"/>
          <w:rtl w:val="0"/>
          <w:lang w:val="en-US"/>
        </w:rPr>
        <w:t xml:space="preserve">Cost/Schedule Performance </w:t>
      </w:r>
      <w:r>
        <w:rPr>
          <w:rFonts w:ascii="Times New Roman" w:hAnsi="Times New Roman"/>
          <w:color w:val="000000"/>
          <w:sz w:val="24"/>
          <w:szCs w:val="24"/>
          <w:u w:color="000000"/>
          <w:rtl w:val="0"/>
          <w:lang w:val="en-US"/>
        </w:rPr>
        <w:t>(addressed in 3.3)</w:t>
      </w:r>
    </w:p>
    <w:p>
      <w:pPr>
        <w:pStyle w:val="Body"/>
        <w:rPr>
          <w:rFonts w:ascii="Times New Roman" w:cs="Times New Roman" w:hAnsi="Times New Roman" w:eastAsia="Times New Roman"/>
          <w:color w:val="000000"/>
          <w:sz w:val="24"/>
          <w:szCs w:val="24"/>
          <w:u w:color="000000"/>
        </w:rPr>
      </w:pPr>
      <w:r>
        <w:rPr>
          <w:rFonts w:ascii="Times New Roman" w:hAnsi="Times New Roman"/>
          <w:b w:val="1"/>
          <w:bCs w:val="1"/>
          <w:color w:val="000000"/>
          <w:sz w:val="24"/>
          <w:szCs w:val="24"/>
          <w:u w:color="000000"/>
          <w:rtl w:val="0"/>
          <w:lang w:val="en-US"/>
        </w:rPr>
        <w:t>Transition Planning</w:t>
      </w:r>
      <w:r>
        <w:rPr>
          <w:rFonts w:ascii="Times New Roman" w:hAnsi="Times New Roman"/>
          <w:color w:val="000000"/>
          <w:sz w:val="24"/>
          <w:szCs w:val="24"/>
          <w:u w:color="000000"/>
          <w:rtl w:val="0"/>
          <w:lang w:val="en-US"/>
        </w:rPr>
        <w:t xml:space="preserve"> (addressed in 1.1)</w:t>
      </w:r>
    </w:p>
    <w:p>
      <w:pPr>
        <w:pStyle w:val="Body Text"/>
      </w:pPr>
      <w:r>
        <w:rPr>
          <w:b w:val="1"/>
          <w:bCs w:val="1"/>
          <w:color w:val="000000"/>
          <w:u w:color="000000"/>
        </w:rPr>
        <w:br w:type="textWrapping"/>
      </w:r>
      <w:commentRangeStart w:id="95"/>
      <w:r>
        <w:rPr>
          <w:rFonts w:cs="Arial Unicode MS" w:eastAsia="Arial Unicode MS"/>
          <w:b w:val="1"/>
          <w:bCs w:val="1"/>
          <w:color w:val="000000"/>
          <w:u w:color="000000"/>
          <w:rtl w:val="0"/>
          <w:lang w:val="en-US"/>
        </w:rPr>
        <w:t>Quality Management.</w:t>
      </w:r>
      <w:commentRangeEnd w:id="95"/>
      <w:r>
        <w:commentReference w:id="95"/>
      </w:r>
      <w:r>
        <w:rPr>
          <w:rFonts w:cs="Arial Unicode MS" w:eastAsia="Arial Unicode MS"/>
          <w:b w:val="1"/>
          <w:bCs w:val="1"/>
          <w:color w:val="000000"/>
          <w:u w:color="000000"/>
          <w:rtl w:val="0"/>
          <w:lang w:val="en-US"/>
        </w:rPr>
        <w:t xml:space="preserve"> </w:t>
      </w:r>
      <w:r>
        <w:rPr>
          <w:rFonts w:cs="Arial Unicode MS" w:eastAsia="Arial Unicode MS"/>
          <w:rtl w:val="0"/>
        </w:rPr>
        <w:t>It is the responsibility of the AveningTech staff, led by our PM, to ensure that our deliverables and work products meet all requirements for technical quality and completeness.</w:t>
      </w:r>
      <w:del w:id="96" w:date="2022-05-22T22:59:53Z" w:author="Tom Termini">
        <w:r>
          <w:rPr>
            <w:rFonts w:cs="Arial Unicode MS" w:eastAsia="Arial Unicode MS"/>
            <w:rtl w:val="0"/>
          </w:rPr>
          <w:delText xml:space="preserve">  </w:delText>
        </w:r>
      </w:del>
      <w:ins w:id="97" w:date="2022-05-22T22:59:53Z" w:author="Tom Termini">
        <w:r>
          <w:rPr>
            <w:rFonts w:cs="Arial Unicode MS" w:eastAsia="Arial Unicode MS"/>
            <w:rtl w:val="0"/>
          </w:rPr>
          <w:t xml:space="preserve"> </w:t>
        </w:r>
      </w:ins>
      <w:r>
        <w:rPr>
          <w:rFonts w:cs="Arial Unicode MS" w:eastAsia="Arial Unicode MS"/>
          <w:rtl w:val="0"/>
        </w:rPr>
        <w:t xml:space="preserve">Our quality manager is independent of the project, and quality management is an executive function. AveningTech will implement quality control procedures upon contract award. Our goal is to provide complete, high quality, and accurate deliverables on time. To ensure plan success, AveningTech has reviewed the requirements to identify technical and contractual requirements for deliverables and work products. When the final draft of each deliverable is ready for review, AveningTech will ensure that format, content, and overall quality meets AveningTech standards. </w:t>
      </w:r>
    </w:p>
    <w:p>
      <w:pPr>
        <w:pStyle w:val="Body Text"/>
      </w:pPr>
      <w:r>
        <w:drawing>
          <wp:anchor distT="0" distB="0" distL="0" distR="0" simplePos="0" relativeHeight="251662336" behindDoc="0" locked="0" layoutInCell="1" allowOverlap="1">
            <wp:simplePos x="0" y="0"/>
            <wp:positionH relativeFrom="page">
              <wp:posOffset>1225550</wp:posOffset>
            </wp:positionH>
            <wp:positionV relativeFrom="line">
              <wp:posOffset>185420</wp:posOffset>
            </wp:positionV>
            <wp:extent cx="4815840" cy="1786255"/>
            <wp:effectExtent l="0" t="0" r="0" b="0"/>
            <wp:wrapTopAndBottom distT="0" distB="0"/>
            <wp:docPr id="1073741827" name="officeArt object" descr="image1.png"/>
            <wp:cNvGraphicFramePr/>
            <a:graphic xmlns:a="http://schemas.openxmlformats.org/drawingml/2006/main">
              <a:graphicData uri="http://schemas.openxmlformats.org/drawingml/2006/picture">
                <pic:pic xmlns:pic="http://schemas.openxmlformats.org/drawingml/2006/picture">
                  <pic:nvPicPr>
                    <pic:cNvPr id="1073741827" name="image1.png" descr="image1.png"/>
                    <pic:cNvPicPr>
                      <a:picLocks noChangeAspect="1"/>
                    </pic:cNvPicPr>
                  </pic:nvPicPr>
                  <pic:blipFill>
                    <a:blip r:embed="rId8">
                      <a:extLst/>
                    </a:blip>
                    <a:stretch>
                      <a:fillRect/>
                    </a:stretch>
                  </pic:blipFill>
                  <pic:spPr>
                    <a:xfrm>
                      <a:off x="0" y="0"/>
                      <a:ext cx="4815840" cy="1786255"/>
                    </a:xfrm>
                    <a:prstGeom prst="rect">
                      <a:avLst/>
                    </a:prstGeom>
                    <a:ln w="12700" cap="flat">
                      <a:noFill/>
                      <a:miter lim="400000"/>
                    </a:ln>
                    <a:effectLst/>
                  </pic:spPr>
                </pic:pic>
              </a:graphicData>
            </a:graphic>
          </wp:anchor>
        </w:drawing>
      </w:r>
    </w:p>
    <w:p>
      <w:pPr>
        <w:pStyle w:val="Body Text"/>
      </w:pPr>
    </w:p>
    <w:p>
      <w:pPr>
        <w:pStyle w:val="Body Text"/>
      </w:pPr>
      <w:r>
        <w:rPr>
          <w:rtl w:val="0"/>
          <w:lang w:val="en-US"/>
        </w:rPr>
        <w:t>All deliverables and work products will be subject to the quality assurance process prior to being submitted to the COR for distribution. AveningTech's quality control program is the means by which our team ensures work complies with the requirement of the contract. AveningTech will oversee</w:t>
      </w:r>
      <w:r>
        <w:rPr>
          <w:rtl w:val="0"/>
          <w:lang w:val="fr-FR"/>
        </w:rPr>
        <w:t xml:space="preserve"> services </w:t>
      </w:r>
      <w:r>
        <w:rPr>
          <w:rtl w:val="0"/>
          <w:lang w:val="en-US"/>
        </w:rPr>
        <w:t xml:space="preserve">so as to guarantee performance in accordance with the PWS. AveningTech will identify, prevent, and ensure non-recurrence of defective services; but if an adverse event happens, we will put in place a corrective action plan. </w:t>
      </w:r>
    </w:p>
    <w:p>
      <w:pPr>
        <w:pStyle w:val="Body Text"/>
      </w:pPr>
      <w:r>
        <w:rPr>
          <w:b w:val="1"/>
          <w:bCs w:val="1"/>
          <w:rtl w:val="0"/>
          <w:lang w:val="en-US"/>
        </w:rPr>
        <w:t xml:space="preserve">Quality Control Plan. </w:t>
      </w:r>
      <w:r>
        <w:rPr>
          <w:rtl w:val="0"/>
          <w:lang w:val="en-US"/>
        </w:rPr>
        <w:t>At the start of this effort, AveningTech will submit a Quality Control Plan (QCP) for all tasks identified in this WBS and compliant with the PWS for review and acceptance prior to start date. Our</w:t>
      </w:r>
      <w:r>
        <w:rPr>
          <w:rtl w:val="0"/>
          <w:lang w:val="pt-PT"/>
        </w:rPr>
        <w:t xml:space="preserve"> QCP</w:t>
      </w:r>
      <w:r>
        <w:rPr>
          <w:rtl w:val="0"/>
          <w:lang w:val="en-US"/>
        </w:rPr>
        <w:t xml:space="preserve"> will contain a systematic approach to monitor operations to ensure acceptable services are provided to the Government. The QCP, as a minimum, will address continuous process improvement; procedures for scheduling, conducting and documentation of inspection; discrepancy identification and correction; corrective action procedures to include procedures for addressing Government discovered non-conformances; procedures for root cause analysis to identify the root cause and root cause corrective action to prevent re-occurrence of discrepancies; procedures for trend analysis; procedures for collecting and addressing customer feedback/complaints. Four major steps, depicted in the following exhibit, accomplish effective handling of a problem.</w:t>
      </w:r>
    </w:p>
    <w:p>
      <w:pPr>
        <w:pStyle w:val="Body Text"/>
      </w:pPr>
      <w:r>
        <w:rPr>
          <w:rtl w:val="0"/>
          <w:lang w:val="en-US"/>
        </w:rPr>
        <w:t>AveningTech will develop and implement procedures to identify, prevent and prevent recurrence of defective services. AveningTech will implement and maintain a quality control system that conforms to the requirements of the contract throughout the contract performance. The QCP will include an organization flow chart identifying production sequences including inspection/test points and a Quality Manual. This will</w:t>
      </w:r>
      <w:r>
        <w:rPr>
          <w:rtl w:val="0"/>
          <w:lang w:val="fr-FR"/>
        </w:rPr>
        <w:t xml:space="preserve"> contain</w:t>
      </w:r>
      <w:r>
        <w:rPr>
          <w:rtl w:val="0"/>
          <w:lang w:val="en-US"/>
        </w:rPr>
        <w:t xml:space="preserve"> the processes by which the COR may audit AveningTech's products, services, processes and associated documentation, including our subcontractors, at any time prior to or during production.</w:t>
      </w:r>
    </w:p>
    <w:p>
      <w:pPr>
        <w:pStyle w:val="Body Text"/>
      </w:pPr>
      <w:r>
        <w:rPr>
          <w:rFonts w:cs="Arial Unicode MS" w:eastAsia="Arial Unicode MS"/>
          <w:rtl w:val="0"/>
        </w:rPr>
        <w:t>We recognize that the Government retains QA responsibility for project oversight, and we highly encourage QA audits in which we will support and participate. QA audits are an essential part of ensuring quality delivery is repeatable from a process standpoint. They are normally accomplished through documentation audits that substantiate that the delivery team is using the approved processes, forms, templates and writing/editing standards. Defects are identified and documented, along with a corrective action plan, and tracked. Since the Government retains these processes, our QCP will only describe the overlap of the reviews defined in the QA Guidelines with industry standard practices that facilitate the promotion of defect free deliverables.</w:t>
      </w:r>
    </w:p>
    <w:p>
      <w:pPr>
        <w:pStyle w:val="Body Text"/>
      </w:pPr>
      <w:r>
        <w:rPr>
          <w:rFonts w:cs="Arial Unicode MS" w:eastAsia="Arial Unicode MS"/>
          <w:b w:val="1"/>
          <w:bCs w:val="1"/>
          <w:rtl w:val="0"/>
          <w:lang w:val="en-US"/>
        </w:rPr>
        <w:t>Productivity Assessment</w:t>
      </w:r>
      <w:r>
        <w:rPr>
          <w:rFonts w:cs="Arial Unicode MS" w:eastAsia="Arial Unicode MS"/>
          <w:rtl w:val="0"/>
        </w:rPr>
        <w:t>: AveningTech</w:t>
      </w:r>
      <w:r>
        <w:rPr>
          <w:rFonts w:cs="Arial Unicode MS" w:eastAsia="Arial Unicode MS" w:hint="default"/>
          <w:rtl w:val="0"/>
        </w:rPr>
        <w:t>’</w:t>
      </w:r>
      <w:r>
        <w:rPr>
          <w:rFonts w:cs="Arial Unicode MS" w:eastAsia="Arial Unicode MS"/>
          <w:rtl w:val="0"/>
        </w:rPr>
        <w:t xml:space="preserve">s Project Lead, along with QA personnel, will establish and administer a comprehensive inspection program that will cover general day-to-day work processes and specific tasks. Together they will review and ensure implementation of an audit/inspection program, its schedule, and results of any inspection findings for corrective, preventive, and improvement actions. The results of the audits/inspections will be maintained in the Quality Control File and made available to the CO/COTR upon request. The QCP will include scheduled and random audits and reviews on project activities. </w:t>
      </w:r>
    </w:p>
    <w:p>
      <w:pPr>
        <w:pStyle w:val="Body Text"/>
      </w:pPr>
      <w:r>
        <w:rPr>
          <w:rFonts w:cs="Arial Unicode MS" w:eastAsia="Arial Unicode MS"/>
          <w:b w:val="1"/>
          <w:bCs w:val="1"/>
          <w:rtl w:val="0"/>
          <w:lang w:val="en-US"/>
        </w:rPr>
        <w:t>Problem Reporting and Resolution</w:t>
      </w:r>
      <w:r>
        <w:rPr>
          <w:rFonts w:cs="Arial Unicode MS" w:eastAsia="Arial Unicode MS"/>
          <w:rtl w:val="0"/>
        </w:rPr>
        <w:t>: Effective problem reporting, and corrective action procedures are critical to a successful project. The dynamics of the interaction between the various stakeholders will usually lead to an occasional problem or issue. Although this project encompasses elements of both maintenance and development for website content, this QCP will focus primarily on the procedures for handling problems encountered in development activities. The correction of maintenance problems will follow an expedited set of development procedures. The major difference is that maintenance problems usually occur in the production environment, require expedited handling and are not confined to the content development life cycle phase.</w:t>
      </w:r>
    </w:p>
    <w:p>
      <w:pPr>
        <w:pStyle w:val="Body Text"/>
      </w:pPr>
      <w:r>
        <w:rPr>
          <w:rtl w:val="0"/>
          <w:lang w:val="en-US"/>
        </w:rPr>
        <w:t>At any time, AveningTech will be able to demonstrate timely corrective action that is commensurate with the type or magnitude of the defect(s). This information will be made available to the Government upon request for</w:t>
      </w:r>
      <w:r>
        <w:rPr>
          <w:rtl w:val="0"/>
          <w:lang w:val="fr-FR"/>
        </w:rPr>
        <w:t xml:space="preserve"> inspection</w:t>
      </w:r>
      <w:r>
        <w:rPr>
          <w:rtl w:val="0"/>
          <w:lang w:val="en-US"/>
        </w:rPr>
        <w:t xml:space="preserve"> and will be kept for the COR throughout the contract performance period and for a period after contract completion.</w:t>
      </w:r>
    </w:p>
    <w:p>
      <w:pPr>
        <w:pStyle w:val="Body Text"/>
      </w:pPr>
      <w:r>
        <w:rPr>
          <w:rFonts w:cs="Arial Unicode MS" w:eastAsia="Arial Unicode MS"/>
          <w:b w:val="1"/>
          <w:bCs w:val="1"/>
          <w:rtl w:val="0"/>
          <w:lang w:val="en-US"/>
        </w:rPr>
        <w:t xml:space="preserve">Quality Assurance. </w:t>
      </w:r>
      <w:r>
        <w:rPr>
          <w:rFonts w:cs="Arial Unicode MS" w:eastAsia="Arial Unicode MS"/>
          <w:rtl w:val="0"/>
        </w:rPr>
        <w:t xml:space="preserve">As part of our quality assurance process, AveningTech incorporates a formal lessons learned process throughout the life of our projects included in our internal quarterly program reviews. We have found that conducting overarching lessons learned reviews at periodic intervals serves as a basis for new and innovative solutions for our clients. Our PM schedules formal lessons learned meetings on a quarterly basis to include members of the AveningTech/BWI Team and all relevant stakeholders in the customer organization. Results are formally documented and shared with all parties involved and are included as part of a Monthly Status Report. </w:t>
      </w:r>
    </w:p>
    <w:p>
      <w:pPr>
        <w:pStyle w:val="Body Text"/>
      </w:pPr>
      <w:r>
        <w:rPr>
          <w:rFonts w:cs="Arial Unicode MS" w:eastAsia="Arial Unicode MS"/>
          <w:rtl w:val="0"/>
        </w:rPr>
        <w:t xml:space="preserve">Based on input received during the lessons learned process and annual customer surveys, we identify best practices and changes in standardized methods, processes and procedures to benefit service delivery. We will present our deliverables so the government may evaluate our performance under this effort in accordance with the Quality Assurance Surveillance Plan (QASP), primarily focused on what the Government must do to ensure that the AveningTech has performed up to standards. It defines how the performance standards will be applied, the frequency of surveillance, and the maximum acceptable defect rate(s). The basis of our Quality Control Process </w:t>
      </w:r>
      <w:r>
        <w:rPr>
          <w:rFonts w:ascii="Arial" w:cs="Arial" w:hAnsi="Arial" w:eastAsia="Arial"/>
          <w:b w:val="1"/>
          <w:bCs w:val="1"/>
        </w:rPr>
        <w:drawing>
          <wp:anchor distT="57150" distB="57150" distL="57150" distR="57150" simplePos="0" relativeHeight="251659264" behindDoc="0" locked="0" layoutInCell="1" allowOverlap="1">
            <wp:simplePos x="0" y="0"/>
            <wp:positionH relativeFrom="page">
              <wp:posOffset>1581018</wp:posOffset>
            </wp:positionH>
            <wp:positionV relativeFrom="line">
              <wp:posOffset>268432</wp:posOffset>
            </wp:positionV>
            <wp:extent cx="4434840" cy="2372995"/>
            <wp:effectExtent l="0" t="0" r="0" b="0"/>
            <wp:wrapTopAndBottom distT="57150" distB="57150"/>
            <wp:docPr id="1073741828" name="officeArt object" descr="Picture 6"/>
            <wp:cNvGraphicFramePr/>
            <a:graphic xmlns:a="http://schemas.openxmlformats.org/drawingml/2006/main">
              <a:graphicData uri="http://schemas.openxmlformats.org/drawingml/2006/picture">
                <pic:pic xmlns:pic="http://schemas.openxmlformats.org/drawingml/2006/picture">
                  <pic:nvPicPr>
                    <pic:cNvPr id="1073741828" name="Picture 6" descr="Picture 6"/>
                    <pic:cNvPicPr>
                      <a:picLocks noChangeAspect="1"/>
                    </pic:cNvPicPr>
                  </pic:nvPicPr>
                  <pic:blipFill>
                    <a:blip r:embed="rId9">
                      <a:extLst/>
                    </a:blip>
                    <a:stretch>
                      <a:fillRect/>
                    </a:stretch>
                  </pic:blipFill>
                  <pic:spPr>
                    <a:xfrm>
                      <a:off x="0" y="0"/>
                      <a:ext cx="4434840" cy="2372995"/>
                    </a:xfrm>
                    <a:prstGeom prst="rect">
                      <a:avLst/>
                    </a:prstGeom>
                    <a:ln w="12700" cap="flat">
                      <a:noFill/>
                      <a:miter lim="400000"/>
                    </a:ln>
                    <a:effectLst/>
                  </pic:spPr>
                </pic:pic>
              </a:graphicData>
            </a:graphic>
          </wp:anchor>
        </w:drawing>
      </w:r>
      <w:r>
        <w:rPr>
          <w:rFonts w:cs="Arial Unicode MS" w:eastAsia="Arial Unicode MS"/>
          <w:rtl w:val="0"/>
        </w:rPr>
        <w:t>is depicted in the following exhibit.</w:t>
      </w:r>
    </w:p>
    <w:p>
      <w:pPr>
        <w:pStyle w:val="Body Text"/>
        <w:jc w:val="center"/>
        <w:rPr>
          <w:b w:val="1"/>
          <w:bCs w:val="1"/>
          <w:i w:val="1"/>
          <w:iCs w:val="1"/>
          <w:sz w:val="20"/>
          <w:szCs w:val="20"/>
        </w:rPr>
      </w:pPr>
      <w:r>
        <w:rPr>
          <w:b w:val="1"/>
          <w:bCs w:val="1"/>
          <w:i w:val="1"/>
          <w:iCs w:val="1"/>
          <w:sz w:val="20"/>
          <w:szCs w:val="20"/>
          <w:rtl w:val="0"/>
          <w:lang w:val="en-US"/>
        </w:rPr>
        <w:t xml:space="preserve">Exhibit XX </w:t>
      </w:r>
      <w:r>
        <w:rPr>
          <w:b w:val="1"/>
          <w:bCs w:val="1"/>
          <w:i w:val="1"/>
          <w:iCs w:val="1"/>
          <w:sz w:val="20"/>
          <w:szCs w:val="20"/>
          <w:rtl w:val="0"/>
          <w:lang w:val="en-US"/>
        </w:rPr>
        <w:t xml:space="preserve">— </w:t>
      </w:r>
      <w:r>
        <w:rPr>
          <w:b w:val="1"/>
          <w:bCs w:val="1"/>
          <w:i w:val="1"/>
          <w:iCs w:val="1"/>
          <w:sz w:val="20"/>
          <w:szCs w:val="20"/>
          <w:rtl w:val="0"/>
          <w:lang w:val="en-US"/>
        </w:rPr>
        <w:t xml:space="preserve">AveningTech's Quality Control </w:t>
      </w:r>
      <w:commentRangeStart w:id="98"/>
      <w:r>
        <w:rPr>
          <w:b w:val="1"/>
          <w:bCs w:val="1"/>
          <w:i w:val="1"/>
          <w:iCs w:val="1"/>
          <w:sz w:val="20"/>
          <w:szCs w:val="20"/>
          <w:rtl w:val="0"/>
          <w:lang w:val="en-US"/>
        </w:rPr>
        <w:t>Process</w:t>
      </w:r>
      <w:commentRangeEnd w:id="98"/>
      <w:r>
        <w:commentReference w:id="98"/>
      </w:r>
    </w:p>
    <w:p>
      <w:pPr>
        <w:pStyle w:val="Body Text"/>
        <w:rPr>
          <w:b w:val="1"/>
          <w:bCs w:val="1"/>
        </w:rPr>
      </w:pPr>
      <w:r>
        <w:rPr>
          <w:rFonts w:cs="Arial Unicode MS" w:eastAsia="Arial Unicode MS"/>
          <w:b w:val="1"/>
          <w:bCs w:val="1"/>
          <w:rtl w:val="0"/>
          <w:lang w:val="en-US"/>
        </w:rPr>
        <w:t xml:space="preserve"> </w:t>
      </w:r>
    </w:p>
    <w:p>
      <w:pPr>
        <w:pStyle w:val="Body Text"/>
        <w:rPr>
          <w:del w:id="99" w:date="2022-05-22T22:51:28Z" w:author="Tom Termini"/>
        </w:rPr>
      </w:pPr>
      <w:r>
        <w:rPr>
          <w:rtl w:val="0"/>
          <w:lang w:val="en-US"/>
        </w:rPr>
        <w:t>Our proven Quality Management Approach comprising of continuous day-to-day QA and QC functions is central to detecting variances, investigating the potential causes and zeroing in on the correct root causes for these variances, and then taking steps to effectively eradicating the root causes. This kicks off with our PM conducting regular internal audits on contract deliverables vis-</w:t>
      </w:r>
      <w:r>
        <w:rPr>
          <w:rtl w:val="0"/>
          <w:lang w:val="fr-FR"/>
        </w:rPr>
        <w:t>à</w:t>
      </w:r>
      <w:r>
        <w:rPr>
          <w:rtl w:val="0"/>
          <w:lang w:val="en-US"/>
        </w:rPr>
        <w:t>-vis the Performance Measures, and continually monitor ream performance on each Performance Measure</w:t>
      </w:r>
      <w:del w:id="100" w:date="2022-05-22T22:44:50Z" w:author="Tom Termini">
        <w:r>
          <w:rPr>
            <w:rtl w:val="0"/>
            <w:lang w:val="en-US"/>
          </w:rPr>
          <w:delText xml:space="preserve">   </w:delText>
        </w:r>
      </w:del>
      <w:ins w:id="101" w:date="2022-05-22T22:44:50Z" w:author="Tom Termini">
        <w:r>
          <w:rPr>
            <w:rtl w:val="0"/>
            <w:lang w:val="en-US"/>
          </w:rPr>
          <w:t xml:space="preserve"> </w:t>
        </w:r>
      </w:ins>
      <w:r>
        <w:rPr>
          <w:rtl w:val="0"/>
          <w:lang w:val="en-US"/>
        </w:rPr>
        <w:t xml:space="preserve">against the Acceptance Criteria thresholds via our cloud based vPMO system. The results of internal audits will be documented in the pre-approved format and sent to the relevant stakeholder for assessment. </w:t>
      </w:r>
      <w:del w:id="102" w:date="2022-05-22T22:51:28Z" w:author="Tom Termini">
        <w:r>
          <w:rPr>
            <w:rtl w:val="0"/>
            <w:lang w:val="en-US"/>
          </w:rPr>
          <w:delText>The deliverables will be measured against the acceptance criteria and the results logged on QA Audit sheets. Internal audits are extremely effective in identifying the performance issues before they become major issues.</w:delText>
        </w:r>
      </w:del>
    </w:p>
    <w:p>
      <w:pPr>
        <w:pStyle w:val="Body Text"/>
        <w:rPr>
          <w:del w:id="103" w:date="2022-05-22T22:51:28Z" w:author="Tom Termini"/>
        </w:rPr>
      </w:pPr>
      <w:del w:id="104" w:date="2022-05-22T22:51:28Z" w:author="Tom Termini">
        <w:r>
          <w:rPr>
            <w:rFonts w:cs="Arial Unicode MS" w:eastAsia="Arial Unicode MS"/>
            <w:rtl w:val="0"/>
          </w:rPr>
          <w:delText>We will use several tools such as Cause and Effect Diagrams, Check Sheets generated by our vPMO, Control Charts, Pareto diagrams, Statistical sampling, Histograms, Scatter Diagrams, and Flowcharts to graphically display and track the results of audits and identify the top five causes of variance between the required and the actual project results. Also, the project team members responsible for these causes of variances will be accurately identified. The variances could be budget variances, schedule variances or variances to one of the Performance Measures like number of bugs in a set of code or system downtime.</w:delText>
        </w:r>
      </w:del>
    </w:p>
    <w:p>
      <w:pPr>
        <w:pStyle w:val="Body Text"/>
        <w:rPr>
          <w:del w:id="105" w:date="2022-05-22T22:51:28Z" w:author="Tom Termini"/>
        </w:rPr>
      </w:pPr>
      <w:del w:id="106" w:date="2022-05-22T22:51:28Z" w:author="Tom Termini">
        <w:r>
          <w:rPr>
            <w:rFonts w:cs="Arial Unicode MS" w:eastAsia="Arial Unicode MS"/>
            <w:rtl w:val="0"/>
          </w:rPr>
          <w:delText xml:space="preserve">Our PM will also closely examine the organizational processes that create and shape deliverables. Project Deliverables will be </w:delText>
        </w:r>
      </w:del>
      <w:del w:id="107" w:date="2022-05-22T22:51:28Z" w:author="Tom Termini">
        <w:r>
          <w:rPr>
            <w:rFonts w:cs="Arial Unicode MS" w:eastAsia="Arial Unicode MS" w:hint="default"/>
            <w:rtl w:val="0"/>
          </w:rPr>
          <w:delText>“</w:delText>
        </w:r>
      </w:del>
      <w:del w:id="108" w:date="2022-05-22T22:51:28Z" w:author="Tom Termini">
        <w:r>
          <w:rPr>
            <w:rFonts w:cs="Arial Unicode MS" w:eastAsia="Arial Unicode MS"/>
            <w:rtl w:val="0"/>
          </w:rPr>
          <w:delText>Quality Assured</w:delText>
        </w:r>
      </w:del>
      <w:del w:id="109" w:date="2022-05-22T22:51:28Z" w:author="Tom Termini">
        <w:r>
          <w:rPr>
            <w:rFonts w:cs="Arial Unicode MS" w:eastAsia="Arial Unicode MS" w:hint="default"/>
            <w:rtl w:val="0"/>
          </w:rPr>
          <w:delText xml:space="preserve">” </w:delText>
        </w:r>
      </w:del>
      <w:del w:id="110" w:date="2022-05-22T22:51:28Z" w:author="Tom Termini">
        <w:r>
          <w:rPr>
            <w:rFonts w:cs="Arial Unicode MS" w:eastAsia="Arial Unicode MS"/>
            <w:rtl w:val="0"/>
          </w:rPr>
          <w:delText xml:space="preserve">through advisory reviews made up of relevant technical staff and Subject Matter Experts. In addition, the government will review and provide final approval of all deliverables. Our QA reviews are structured examinations in which project products are reviewed for consistency, correctness and completeness by the PM along with the government. Quality assurance reviews will be conducted for each deliverable specified in the Deliverables Schedule. If there is a lengthy time lag between deliverables, the government may request interim or </w:delText>
        </w:r>
      </w:del>
      <w:del w:id="111" w:date="2022-05-22T22:51:28Z" w:author="Tom Termini">
        <w:r>
          <w:rPr>
            <w:rFonts w:cs="Arial Unicode MS" w:eastAsia="Arial Unicode MS" w:hint="default"/>
            <w:rtl w:val="0"/>
          </w:rPr>
          <w:delText>“</w:delText>
        </w:r>
      </w:del>
      <w:del w:id="112" w:date="2022-05-22T22:51:28Z" w:author="Tom Termini">
        <w:r>
          <w:rPr>
            <w:rFonts w:cs="Arial Unicode MS" w:eastAsia="Arial Unicode MS"/>
            <w:rtl w:val="0"/>
          </w:rPr>
          <w:delText>draft</w:delText>
        </w:r>
      </w:del>
      <w:del w:id="113" w:date="2022-05-22T22:51:28Z" w:author="Tom Termini">
        <w:r>
          <w:rPr>
            <w:rFonts w:cs="Arial Unicode MS" w:eastAsia="Arial Unicode MS" w:hint="default"/>
            <w:rtl w:val="0"/>
          </w:rPr>
          <w:delText xml:space="preserve">” </w:delText>
        </w:r>
      </w:del>
      <w:del w:id="114" w:date="2022-05-22T22:51:28Z" w:author="Tom Termini">
        <w:r>
          <w:rPr>
            <w:rFonts w:cs="Arial Unicode MS" w:eastAsia="Arial Unicode MS"/>
            <w:rtl w:val="0"/>
          </w:rPr>
          <w:delText>deliverables for review.</w:delText>
        </w:r>
      </w:del>
    </w:p>
    <w:p>
      <w:pPr>
        <w:pStyle w:val="Body Text"/>
        <w:rPr>
          <w:del w:id="115" w:date="2022-05-22T22:51:28Z" w:author="Tom Termini"/>
        </w:rPr>
      </w:pPr>
      <w:del w:id="116" w:date="2022-05-22T22:51:28Z" w:author="Tom Termini">
        <w:r>
          <w:rPr>
            <w:rFonts w:cs="Arial Unicode MS" w:eastAsia="Arial Unicode MS"/>
            <w:rtl w:val="0"/>
          </w:rPr>
          <w:delText xml:space="preserve">If the government notifies us that a </w:delText>
        </w:r>
      </w:del>
      <w:del w:id="117" w:date="2022-05-22T22:51:28Z" w:author="Tom Termini">
        <w:r>
          <w:rPr>
            <w:rFonts w:cs="Arial Unicode MS" w:eastAsia="Arial Unicode MS" w:hint="default"/>
            <w:rtl w:val="0"/>
          </w:rPr>
          <w:delText>‘</w:delText>
        </w:r>
      </w:del>
      <w:del w:id="118" w:date="2022-05-22T22:51:28Z" w:author="Tom Termini">
        <w:r>
          <w:rPr>
            <w:rFonts w:cs="Arial Unicode MS" w:eastAsia="Arial Unicode MS"/>
            <w:rtl w:val="0"/>
          </w:rPr>
          <w:delText>Corrective Action Plan</w:delText>
        </w:r>
      </w:del>
      <w:del w:id="119" w:date="2022-05-22T22:51:28Z" w:author="Tom Termini">
        <w:r>
          <w:rPr>
            <w:rFonts w:cs="Arial Unicode MS" w:eastAsia="Arial Unicode MS" w:hint="default"/>
            <w:rtl w:val="0"/>
          </w:rPr>
          <w:delText xml:space="preserve">’ </w:delText>
        </w:r>
      </w:del>
      <w:del w:id="120" w:date="2022-05-22T22:51:28Z" w:author="Tom Termini">
        <w:r>
          <w:rPr>
            <w:rFonts w:cs="Arial Unicode MS" w:eastAsia="Arial Unicode MS"/>
            <w:rtl w:val="0"/>
          </w:rPr>
          <w:delText xml:space="preserve">is necessary, our PM will develop and submit it to the government within 48 hours of the notice. Once the root cause of the variances is established through random audits, trend analysis, statistical sampling, Control Charts, Pareto diagrams, </w:delText>
        </w:r>
      </w:del>
      <w:del w:id="121" w:date="2022-05-22T22:51:28Z" w:author="Tom Termini">
        <w:r>
          <w:rPr>
            <w:rFonts w:cs="Arial Unicode MS" w:eastAsia="Arial Unicode MS" w:hint="default"/>
            <w:rtl w:val="0"/>
          </w:rPr>
          <w:delText>‘</w:delText>
        </w:r>
      </w:del>
      <w:del w:id="122" w:date="2022-05-22T22:51:28Z" w:author="Tom Termini">
        <w:r>
          <w:rPr>
            <w:rFonts w:cs="Arial Unicode MS" w:eastAsia="Arial Unicode MS"/>
            <w:rtl w:val="0"/>
          </w:rPr>
          <w:delText>Customer Feedback</w:delText>
        </w:r>
      </w:del>
      <w:del w:id="123" w:date="2022-05-22T22:51:28Z" w:author="Tom Termini">
        <w:r>
          <w:rPr>
            <w:rFonts w:cs="Arial Unicode MS" w:eastAsia="Arial Unicode MS" w:hint="default"/>
            <w:rtl w:val="0"/>
          </w:rPr>
          <w:delText xml:space="preserve">’ </w:delText>
        </w:r>
      </w:del>
      <w:del w:id="124" w:date="2022-05-22T22:51:28Z" w:author="Tom Termini">
        <w:r>
          <w:rPr>
            <w:rFonts w:cs="Arial Unicode MS" w:eastAsia="Arial Unicode MS"/>
            <w:rtl w:val="0"/>
          </w:rPr>
          <w:delText xml:space="preserve">survey forms, issue logs and advisory process reviews, AveningTech will propose to the government to either replace the project staff responsible for consistent variances, or changes to operational processes that are causing the variances. This would be done by developing and submitting a </w:delText>
        </w:r>
      </w:del>
      <w:del w:id="125" w:date="2022-05-22T22:51:28Z" w:author="Tom Termini">
        <w:r>
          <w:rPr>
            <w:rFonts w:cs="Arial Unicode MS" w:eastAsia="Arial Unicode MS" w:hint="default"/>
            <w:rtl w:val="0"/>
          </w:rPr>
          <w:delText>‘</w:delText>
        </w:r>
      </w:del>
      <w:del w:id="126" w:date="2022-05-22T22:51:28Z" w:author="Tom Termini">
        <w:r>
          <w:rPr>
            <w:rFonts w:cs="Arial Unicode MS" w:eastAsia="Arial Unicode MS"/>
            <w:rtl w:val="0"/>
          </w:rPr>
          <w:delText>Recommended Corrective Action Plan</w:delText>
        </w:r>
      </w:del>
      <w:del w:id="127" w:date="2022-05-22T22:51:28Z" w:author="Tom Termini">
        <w:r>
          <w:rPr>
            <w:rFonts w:cs="Arial Unicode MS" w:eastAsia="Arial Unicode MS" w:hint="default"/>
            <w:rtl w:val="0"/>
          </w:rPr>
          <w:delText xml:space="preserve">’ </w:delText>
        </w:r>
      </w:del>
      <w:del w:id="128" w:date="2022-05-22T22:51:28Z" w:author="Tom Termini">
        <w:r>
          <w:rPr>
            <w:rFonts w:cs="Arial Unicode MS" w:eastAsia="Arial Unicode MS"/>
            <w:rtl w:val="0"/>
          </w:rPr>
          <w:delText>to the CO and COTR in order to eradicate the root cause of variance and prevent the variance from re-occurring. Upon the CO</w:delText>
        </w:r>
      </w:del>
      <w:del w:id="129" w:date="2022-05-22T22:51:28Z" w:author="Tom Termini">
        <w:r>
          <w:rPr>
            <w:rFonts w:cs="Arial Unicode MS" w:eastAsia="Arial Unicode MS" w:hint="default"/>
            <w:rtl w:val="0"/>
          </w:rPr>
          <w:delText>’</w:delText>
        </w:r>
      </w:del>
      <w:del w:id="130" w:date="2022-05-22T22:51:28Z" w:author="Tom Termini">
        <w:r>
          <w:rPr>
            <w:rFonts w:cs="Arial Unicode MS" w:eastAsia="Arial Unicode MS"/>
            <w:rtl w:val="0"/>
          </w:rPr>
          <w:delText>s approval, we will take steps to implement the proposed changes within 24 hours.</w:delText>
        </w:r>
      </w:del>
    </w:p>
    <w:p>
      <w:pPr>
        <w:pStyle w:val="Body Text"/>
        <w:rPr>
          <w:ins w:id="131" w:date="2022-05-22T22:59:47Z" w:author="Tom Termini"/>
        </w:rPr>
      </w:pPr>
      <w:del w:id="132" w:date="2022-05-22T22:51:28Z" w:author="Tom Termini">
        <w:r>
          <w:rPr>
            <w:rFonts w:cs="Arial Unicode MS" w:eastAsia="Arial Unicode MS"/>
            <w:rtl w:val="0"/>
          </w:rPr>
          <w:delText xml:space="preserve">Rigorous QA early on will ensure that the requirements are correct and that the team is heading down the right path. Early corrective action to problems will protect the program against unnecessary cost and schedule deviations. After corrective action is taken, our process ensures effective follow-up. The appropriate re-testing (including regression testing, if necessary) is performed to ensure that the fix is correct. Once the corrective action is implemented, the customer is notified that the problem is resolved. Performance Metrics will be tracked using our cloud based vPMO and used for process improvement. AveningTech will also establish a QA Archive. </w:delText>
        </w:r>
      </w:del>
      <w:ins w:id="133" w:date="2022-05-22T22:59:47Z" w:author="Tom Termini">
        <w:r>
          <w:rPr>
            <w:rFonts w:cs="Arial Unicode MS" w:eastAsia="Arial Unicode MS"/>
            <w:rtl w:val="0"/>
          </w:rPr>
          <w:t xml:space="preserve">The deliverables will be measured against the acceptance criteria and the results logged on QA Audit sheets. </w:t>
        </w:r>
      </w:ins>
    </w:p>
    <w:p>
      <w:pPr>
        <w:pStyle w:val="Body Text"/>
        <w:rPr>
          <w:ins w:id="134" w:date="2022-05-22T22:59:47Z" w:author="Tom Termini"/>
        </w:rPr>
      </w:pPr>
    </w:p>
    <w:p>
      <w:pPr>
        <w:pStyle w:val="Body Text"/>
        <w:rPr>
          <w:ins w:id="135" w:date="2022-05-22T22:59:47Z" w:author="Tom Termini"/>
        </w:rPr>
      </w:pPr>
      <w:ins w:id="136" w:date="2022-05-22T22:59:47Z" w:author="Tom Termini">
        <w:r>
          <w:rPr>
            <w:rFonts w:cs="Arial Unicode MS" w:eastAsia="Arial Unicode MS"/>
            <w:rtl w:val="0"/>
          </w:rPr>
          <w:t>...We will use several tools such as Cause and Effect Diagrams, Check Sheets generated by our vPMO, Control Charts, Pareto diagrams, Statistical sampling, Histograms, Scatter Diagrams, and Flowcharts to graphically display and track the results of audits and identify the top five causes of variance between the required and the actual project results. Also, the project team members responsible for these causes of variances will be accurately identified. The variances could be budget variances, schedule variances or variances to one of the Performance Measures like number of bugs in a set of code or system downtime.</w:t>
        </w:r>
      </w:ins>
    </w:p>
    <w:p>
      <w:pPr>
        <w:pStyle w:val="Body Text"/>
        <w:rPr>
          <w:ins w:id="137" w:date="2022-05-22T22:59:47Z" w:author="Tom Termini"/>
        </w:rPr>
      </w:pPr>
    </w:p>
    <w:p>
      <w:pPr>
        <w:pStyle w:val="Body Text"/>
        <w:rPr>
          <w:ins w:id="138" w:date="2022-05-22T22:59:47Z" w:author="Tom Termini"/>
        </w:rPr>
      </w:pPr>
    </w:p>
    <w:p>
      <w:pPr>
        <w:pStyle w:val="Body Text"/>
        <w:rPr>
          <w:ins w:id="139" w:date="2022-05-22T22:59:47Z" w:author="Tom Termini"/>
        </w:rPr>
      </w:pPr>
      <w:ins w:id="140" w:date="2022-05-22T22:59:47Z" w:author="Tom Termini">
        <w:r>
          <w:rPr>
            <w:rFonts w:cs="Arial Unicode MS" w:eastAsia="Arial Unicode MS"/>
            <w:rtl w:val="0"/>
          </w:rPr>
          <w:t xml:space="preserve">Our PM will also closely examine the organizational processes that create and shape deliverables. Project Deliverables will be </w:t>
        </w:r>
      </w:ins>
      <w:ins w:id="141" w:date="2022-05-22T22:59:47Z" w:author="Tom Termini">
        <w:r>
          <w:rPr>
            <w:rFonts w:cs="Arial Unicode MS" w:eastAsia="Arial Unicode MS" w:hint="default"/>
            <w:rtl w:val="0"/>
          </w:rPr>
          <w:t>“</w:t>
        </w:r>
      </w:ins>
      <w:ins w:id="142" w:date="2022-05-22T22:59:47Z" w:author="Tom Termini">
        <w:r>
          <w:rPr>
            <w:rFonts w:cs="Arial Unicode MS" w:eastAsia="Arial Unicode MS"/>
            <w:rtl w:val="0"/>
          </w:rPr>
          <w:t>Quality Assured</w:t>
        </w:r>
      </w:ins>
      <w:ins w:id="143" w:date="2022-05-22T22:59:47Z" w:author="Tom Termini">
        <w:r>
          <w:rPr>
            <w:rFonts w:cs="Arial Unicode MS" w:eastAsia="Arial Unicode MS" w:hint="default"/>
            <w:rtl w:val="0"/>
          </w:rPr>
          <w:t xml:space="preserve">” </w:t>
        </w:r>
      </w:ins>
      <w:ins w:id="144" w:date="2022-05-22T22:59:47Z" w:author="Tom Termini">
        <w:r>
          <w:rPr>
            <w:rFonts w:cs="Arial Unicode MS" w:eastAsia="Arial Unicode MS"/>
            <w:rtl w:val="0"/>
          </w:rPr>
          <w:t xml:space="preserve">through advisory reviews made up of relevant technical staff and Subject Matter Experts. Our QA reviews are structured examinations in which project products are reviewed for consistency, correctness and completeness by the PM along with the government. Quality assurance reviews will be conducted for each deliverable specified in the Deliverables Schedule. If there is a lengthy time lag between deliverables, the government may request interim or </w:t>
        </w:r>
      </w:ins>
      <w:ins w:id="145" w:date="2022-05-22T22:59:47Z" w:author="Tom Termini">
        <w:r>
          <w:rPr>
            <w:rFonts w:cs="Arial Unicode MS" w:eastAsia="Arial Unicode MS" w:hint="default"/>
            <w:rtl w:val="0"/>
          </w:rPr>
          <w:t>“</w:t>
        </w:r>
      </w:ins>
      <w:ins w:id="146" w:date="2022-05-22T22:59:47Z" w:author="Tom Termini">
        <w:r>
          <w:rPr>
            <w:rFonts w:cs="Arial Unicode MS" w:eastAsia="Arial Unicode MS"/>
            <w:rtl w:val="0"/>
          </w:rPr>
          <w:t>draft</w:t>
        </w:r>
      </w:ins>
      <w:ins w:id="147" w:date="2022-05-22T22:59:47Z" w:author="Tom Termini">
        <w:r>
          <w:rPr>
            <w:rFonts w:cs="Arial Unicode MS" w:eastAsia="Arial Unicode MS" w:hint="default"/>
            <w:rtl w:val="0"/>
          </w:rPr>
          <w:t xml:space="preserve">” </w:t>
        </w:r>
      </w:ins>
      <w:ins w:id="148" w:date="2022-05-22T22:59:47Z" w:author="Tom Termini">
        <w:r>
          <w:rPr>
            <w:rFonts w:cs="Arial Unicode MS" w:eastAsia="Arial Unicode MS"/>
            <w:rtl w:val="0"/>
          </w:rPr>
          <w:t>deliverables for review.</w:t>
        </w:r>
      </w:ins>
    </w:p>
    <w:p>
      <w:pPr>
        <w:pStyle w:val="Body Text"/>
        <w:rPr>
          <w:ins w:id="149" w:date="2022-05-22T22:59:47Z" w:author="Tom Termini"/>
        </w:rPr>
      </w:pPr>
      <w:ins w:id="150" w:date="2022-05-22T22:59:47Z" w:author="Tom Termini">
        <w:r>
          <w:rPr>
            <w:rFonts w:cs="Arial Unicode MS" w:eastAsia="Arial Unicode MS"/>
            <w:rtl w:val="0"/>
          </w:rPr>
          <w:t xml:space="preserve">If the government notifies us that a </w:t>
        </w:r>
      </w:ins>
      <w:ins w:id="151" w:date="2022-05-22T22:59:47Z" w:author="Tom Termini">
        <w:r>
          <w:rPr>
            <w:rFonts w:cs="Arial Unicode MS" w:eastAsia="Arial Unicode MS" w:hint="default"/>
            <w:rtl w:val="0"/>
          </w:rPr>
          <w:t>‘</w:t>
        </w:r>
      </w:ins>
      <w:ins w:id="152" w:date="2022-05-22T22:59:47Z" w:author="Tom Termini">
        <w:r>
          <w:rPr>
            <w:rFonts w:cs="Arial Unicode MS" w:eastAsia="Arial Unicode MS"/>
            <w:rtl w:val="0"/>
          </w:rPr>
          <w:t>Corrective Action Plan</w:t>
        </w:r>
      </w:ins>
      <w:ins w:id="153" w:date="2022-05-22T22:59:47Z" w:author="Tom Termini">
        <w:r>
          <w:rPr>
            <w:rFonts w:cs="Arial Unicode MS" w:eastAsia="Arial Unicode MS" w:hint="default"/>
            <w:rtl w:val="0"/>
          </w:rPr>
          <w:t xml:space="preserve">’ </w:t>
        </w:r>
      </w:ins>
      <w:ins w:id="154" w:date="2022-05-22T22:59:47Z" w:author="Tom Termini">
        <w:r>
          <w:rPr>
            <w:rFonts w:cs="Arial Unicode MS" w:eastAsia="Arial Unicode MS"/>
            <w:rtl w:val="0"/>
          </w:rPr>
          <w:t xml:space="preserve">is necessary, our PM will develop and submit it to the government within 48 hours of the notice. Once the root cause of the variances is established through random audits, trend analysis, statistical sampling, Control Charts, Pareto diagrams, </w:t>
        </w:r>
      </w:ins>
      <w:ins w:id="155" w:date="2022-05-22T22:59:47Z" w:author="Tom Termini">
        <w:r>
          <w:rPr>
            <w:rFonts w:cs="Arial Unicode MS" w:eastAsia="Arial Unicode MS" w:hint="default"/>
            <w:rtl w:val="0"/>
          </w:rPr>
          <w:t>‘</w:t>
        </w:r>
      </w:ins>
      <w:ins w:id="156" w:date="2022-05-22T22:59:47Z" w:author="Tom Termini">
        <w:r>
          <w:rPr>
            <w:rFonts w:cs="Arial Unicode MS" w:eastAsia="Arial Unicode MS"/>
            <w:rtl w:val="0"/>
          </w:rPr>
          <w:t>Customer Feedback</w:t>
        </w:r>
      </w:ins>
      <w:ins w:id="157" w:date="2022-05-22T22:59:47Z" w:author="Tom Termini">
        <w:r>
          <w:rPr>
            <w:rFonts w:cs="Arial Unicode MS" w:eastAsia="Arial Unicode MS" w:hint="default"/>
            <w:rtl w:val="0"/>
          </w:rPr>
          <w:t xml:space="preserve">’ </w:t>
        </w:r>
      </w:ins>
      <w:ins w:id="158" w:date="2022-05-22T22:59:47Z" w:author="Tom Termini">
        <w:r>
          <w:rPr>
            <w:rFonts w:cs="Arial Unicode MS" w:eastAsia="Arial Unicode MS"/>
            <w:rtl w:val="0"/>
          </w:rPr>
          <w:t xml:space="preserve">survey forms, issue logs and advisory process reviews, AveningTech will propose to the government to either replace the project staff responsible for consistent variances, or changes to operational processes that are causing the variances. This would be done by developing and submitting a </w:t>
        </w:r>
      </w:ins>
      <w:ins w:id="159" w:date="2022-05-22T22:59:47Z" w:author="Tom Termini">
        <w:r>
          <w:rPr>
            <w:rFonts w:cs="Arial Unicode MS" w:eastAsia="Arial Unicode MS" w:hint="default"/>
            <w:rtl w:val="0"/>
          </w:rPr>
          <w:t>‘</w:t>
        </w:r>
      </w:ins>
      <w:ins w:id="160" w:date="2022-05-22T22:59:47Z" w:author="Tom Termini">
        <w:r>
          <w:rPr>
            <w:rFonts w:cs="Arial Unicode MS" w:eastAsia="Arial Unicode MS"/>
            <w:rtl w:val="0"/>
          </w:rPr>
          <w:t>Recommended Corrective Action Plan</w:t>
        </w:r>
      </w:ins>
      <w:ins w:id="161" w:date="2022-05-22T22:59:47Z" w:author="Tom Termini">
        <w:r>
          <w:rPr>
            <w:rFonts w:cs="Arial Unicode MS" w:eastAsia="Arial Unicode MS" w:hint="default"/>
            <w:rtl w:val="0"/>
          </w:rPr>
          <w:t xml:space="preserve">’ </w:t>
        </w:r>
      </w:ins>
      <w:ins w:id="162" w:date="2022-05-22T22:59:47Z" w:author="Tom Termini">
        <w:r>
          <w:rPr>
            <w:rFonts w:cs="Arial Unicode MS" w:eastAsia="Arial Unicode MS"/>
            <w:rtl w:val="0"/>
          </w:rPr>
          <w:t>to the CO and COTR in order to eradicate the root cause of variance and prevent the variance from re-occurring. Upon the CO</w:t>
        </w:r>
      </w:ins>
      <w:ins w:id="163" w:date="2022-05-22T22:59:47Z" w:author="Tom Termini">
        <w:r>
          <w:rPr>
            <w:rFonts w:cs="Arial Unicode MS" w:eastAsia="Arial Unicode MS" w:hint="default"/>
            <w:rtl w:val="0"/>
          </w:rPr>
          <w:t>’</w:t>
        </w:r>
      </w:ins>
      <w:ins w:id="164" w:date="2022-05-22T22:59:47Z" w:author="Tom Termini">
        <w:r>
          <w:rPr>
            <w:rFonts w:cs="Arial Unicode MS" w:eastAsia="Arial Unicode MS"/>
            <w:rtl w:val="0"/>
          </w:rPr>
          <w:t>s approval, we will take steps to implement the proposed changes within 24 hours.</w:t>
        </w:r>
      </w:ins>
    </w:p>
    <w:p>
      <w:pPr>
        <w:pStyle w:val="Body Text"/>
      </w:pPr>
      <w:ins w:id="165" w:date="2022-05-22T22:59:47Z" w:author="Tom Termini">
        <w:r>
          <w:rPr>
            <w:rFonts w:cs="Arial Unicode MS" w:eastAsia="Arial Unicode MS"/>
            <w:rtl w:val="0"/>
          </w:rPr>
          <w:t xml:space="preserve">Rigorous QA early on will ensure that the requirements are correct and that the team is heading down the right path. Early corrective action to problems will protect the program against unnecessary cost and schedule deviations. The appropriate re-testing (including regression testing, if necessary) is performed to ensure that the fix is correct. </w:t>
        </w:r>
      </w:ins>
      <w:r>
        <w:rPr>
          <w:rFonts w:cs="Arial Unicode MS" w:eastAsia="Arial Unicode MS"/>
          <w:rtl w:val="0"/>
        </w:rPr>
        <w:t>All work products and deliverables, as well as their associated review and approval forms will be placed in our SharePoint online portal for future Knowledge Management.</w:t>
      </w:r>
    </w:p>
    <w:p>
      <w:pPr>
        <w:pStyle w:val="Body Text"/>
      </w:pPr>
      <w:r>
        <w:rPr>
          <w:rFonts w:cs="Arial Unicode MS" w:eastAsia="Arial Unicode MS"/>
          <w:b w:val="1"/>
          <w:bCs w:val="1"/>
          <w:color w:val="ff0000"/>
          <w:u w:color="ff0000"/>
          <w:rtl w:val="0"/>
          <w:lang w:val="en-US"/>
        </w:rPr>
        <w:t>Ability to Perform Successfully.</w:t>
      </w:r>
      <w:del w:id="166" w:date="2022-05-22T22:59:53Z" w:author="Tom Termini">
        <w:r>
          <w:rPr>
            <w:rFonts w:cs="Arial Unicode MS" w:eastAsia="Arial Unicode MS"/>
            <w:b w:val="1"/>
            <w:bCs w:val="1"/>
            <w:color w:val="ff0000"/>
            <w:u w:color="ff0000"/>
            <w:rtl w:val="0"/>
            <w:lang w:val="en-US"/>
          </w:rPr>
          <w:delText xml:space="preserve"> </w:delText>
        </w:r>
      </w:del>
      <w:del w:id="167" w:date="2022-05-22T22:59:53Z" w:author="Tom Termini">
        <w:r>
          <w:rPr>
            <w:rFonts w:cs="Arial Unicode MS" w:eastAsia="Arial Unicode MS"/>
            <w:rtl w:val="0"/>
          </w:rPr>
          <w:delText xml:space="preserve"> </w:delText>
        </w:r>
      </w:del>
      <w:ins w:id="168" w:date="2022-05-22T22:59:53Z" w:author="Tom Termini">
        <w:r>
          <w:rPr>
            <w:rFonts w:cs="Arial Unicode MS" w:eastAsia="Arial Unicode MS"/>
            <w:rtl w:val="0"/>
          </w:rPr>
          <w:t xml:space="preserve"> </w:t>
        </w:r>
      </w:ins>
      <w:commentRangeStart w:id="169"/>
      <w:r>
        <w:rPr>
          <w:rFonts w:cs="Arial Unicode MS" w:eastAsia="Arial Unicode MS"/>
          <w:rtl w:val="0"/>
        </w:rPr>
        <w:t>TBD</w:t>
      </w:r>
      <w:commentRangeEnd w:id="169"/>
      <w:r>
        <w:commentReference w:id="169"/>
      </w:r>
    </w:p>
    <w:p>
      <w:pPr>
        <w:pStyle w:val="Heading"/>
      </w:pPr>
      <w:bookmarkStart w:name="_Toc2" w:id="170"/>
      <w:r>
        <w:rPr>
          <w:rFonts w:cs="Arial Unicode MS" w:eastAsia="Arial Unicode MS"/>
          <w:rtl w:val="0"/>
        </w:rPr>
        <w:t xml:space="preserve">1.3 IT </w:t>
      </w:r>
      <w:del w:id="171" w:date="2022-05-22T22:36:44Z" w:author="Tom Termini">
        <w:r>
          <w:rPr>
            <w:rFonts w:cs="Arial Unicode MS" w:eastAsia="Arial Unicode MS"/>
            <w:rtl w:val="0"/>
          </w:rPr>
          <w:delText>Helpdesk</w:delText>
        </w:r>
      </w:del>
      <w:ins w:id="172" w:date="2022-05-22T22:36:44Z" w:author="Tom Termini">
        <w:r>
          <w:rPr>
            <w:rFonts w:cs="Arial Unicode MS" w:eastAsia="Arial Unicode MS"/>
            <w:rtl w:val="0"/>
          </w:rPr>
          <w:t>Help desk</w:t>
        </w:r>
      </w:ins>
      <w:r>
        <w:rPr>
          <w:rFonts w:cs="Arial Unicode MS" w:eastAsia="Arial Unicode MS"/>
          <w:rtl w:val="0"/>
        </w:rPr>
        <w:t xml:space="preserve"> </w:t>
      </w:r>
      <w:commentRangeStart w:id="173"/>
      <w:commentRangeStart w:id="174"/>
      <w:r>
        <w:rPr>
          <w:rFonts w:cs="Arial Unicode MS" w:eastAsia="Arial Unicode MS"/>
          <w:rtl w:val="0"/>
        </w:rPr>
        <w:t>(</w:t>
      </w:r>
      <w:commentRangeEnd w:id="173"/>
      <w:r>
        <w:commentReference w:id="173"/>
      </w:r>
      <w:commentRangeEnd w:id="174"/>
      <w:r>
        <w:commentReference w:id="174"/>
      </w:r>
      <w:r>
        <w:rPr>
          <w:rFonts w:cs="Arial Unicode MS" w:eastAsia="Arial Unicode MS"/>
          <w:rtl w:val="0"/>
        </w:rPr>
        <w:t>ONR OneDesk)</w:t>
        <w:br w:type="textWrapping"/>
      </w:r>
      <w:bookmarkEnd w:id="170"/>
      <w:commentRangeStart w:id="175"/>
    </w:p>
    <w:p>
      <w:pPr>
        <w:pStyle w:val="Body Text"/>
        <w:rPr>
          <w:ins w:id="176" w:date="2022-05-22T22:49:39Z" w:author="Tom Termini"/>
        </w:rPr>
      </w:pPr>
      <w:r>
        <w:rPr>
          <w:rFonts w:cs="Arial Unicode MS" w:eastAsia="Arial Unicode MS"/>
          <w:b w:val="1"/>
          <w:bCs w:val="1"/>
          <w:color w:val="ff0000"/>
          <w:u w:color="ff0000"/>
          <w:rtl w:val="0"/>
          <w:lang w:val="en-US"/>
        </w:rPr>
        <w:t>Understanding of Requirement</w:t>
      </w:r>
      <w:commentRangeEnd w:id="175"/>
      <w:r>
        <w:commentReference w:id="175"/>
      </w:r>
      <w:r>
        <w:rPr>
          <w:rFonts w:cs="Arial Unicode MS" w:eastAsia="Arial Unicode MS"/>
          <w:b w:val="1"/>
          <w:bCs w:val="1"/>
          <w:color w:val="ff0000"/>
          <w:u w:color="ff0000"/>
          <w:rtl w:val="0"/>
          <w:lang w:val="en-US"/>
        </w:rPr>
        <w:t xml:space="preserve">. </w:t>
      </w:r>
      <w:r>
        <w:rPr>
          <w:rFonts w:cs="Arial Unicode MS" w:eastAsia="Arial Unicode MS"/>
          <w:rtl w:val="0"/>
        </w:rPr>
        <w:t>The AveningTech/BWI Team understands the nature of the ONR OneDesk and its support of ONR personnel at Headquarters and other field locations</w:t>
      </w:r>
      <w:commentRangeStart w:id="177"/>
      <w:r>
        <w:rPr>
          <w:rFonts w:cs="Arial Unicode MS" w:eastAsia="Arial Unicode MS"/>
          <w:rtl w:val="0"/>
        </w:rPr>
        <w:t>.</w:t>
      </w:r>
      <w:commentRangeEnd w:id="177"/>
      <w:r>
        <w:commentReference w:id="177"/>
      </w:r>
      <w:r>
        <w:rPr>
          <w:rFonts w:cs="Arial Unicode MS" w:eastAsia="Arial Unicode MS"/>
          <w:rtl w:val="0"/>
        </w:rPr>
        <w:t xml:space="preserve"> Over the last two decades, members of our team have supported ONR</w:t>
      </w:r>
      <w:r>
        <w:rPr>
          <w:rFonts w:cs="Arial Unicode MS" w:eastAsia="Arial Unicode MS" w:hint="default"/>
          <w:rtl w:val="0"/>
        </w:rPr>
        <w:t>’</w:t>
      </w:r>
      <w:r>
        <w:rPr>
          <w:rFonts w:cs="Arial Unicode MS" w:eastAsia="Arial Unicode MS"/>
          <w:rtl w:val="0"/>
        </w:rPr>
        <w:t xml:space="preserve">s network and information assurance operations and provided program management support over a contractor team for 3+ years. We are familiar with the 4-tier support structure required to support ONR with a hands-on approach directly to all users on classified and unclassified networks, applications, tools, and systems. Our single point of contact, ITIL-based approach is focused on the stages of service strategy, design, transition, operation and continual improvement, along with their associated subprocesses. Our personnel are </w:t>
      </w:r>
      <w:commentRangeStart w:id="178"/>
      <w:commentRangeStart w:id="179"/>
      <w:commentRangeStart w:id="180"/>
      <w:r>
        <w:rPr>
          <w:rFonts w:cs="Arial Unicode MS" w:eastAsia="Arial Unicode MS"/>
          <w:rtl w:val="0"/>
        </w:rPr>
        <w:t>ITIL</w:t>
      </w:r>
      <w:commentRangeEnd w:id="178"/>
      <w:r>
        <w:commentReference w:id="178"/>
      </w:r>
      <w:commentRangeEnd w:id="179"/>
      <w:r>
        <w:commentReference w:id="179"/>
      </w:r>
      <w:commentRangeEnd w:id="180"/>
      <w:r>
        <w:commentReference w:id="180"/>
      </w:r>
      <w:r>
        <w:rPr>
          <w:rFonts w:cs="Arial Unicode MS" w:eastAsia="Arial Unicode MS"/>
          <w:rtl w:val="0"/>
        </w:rPr>
        <w:t>-certified and have extensive experience with Remedy and Service</w:t>
      </w:r>
      <w:commentRangeStart w:id="181"/>
      <w:r>
        <w:rPr>
          <w:rFonts w:cs="Arial Unicode MS" w:eastAsia="Arial Unicode MS"/>
          <w:rtl w:val="0"/>
        </w:rPr>
        <w:t>Now</w:t>
      </w:r>
      <w:commentRangeEnd w:id="181"/>
      <w:r>
        <w:commentReference w:id="181"/>
      </w:r>
      <w:r>
        <w:rPr>
          <w:rFonts w:cs="Arial Unicode MS" w:eastAsia="Arial Unicode MS"/>
          <w:rtl w:val="0"/>
        </w:rPr>
        <w:t>, as well as with networked VTC and AV support on classified and unclassified systems. We understand the nature of ONR</w:t>
      </w:r>
      <w:r>
        <w:rPr>
          <w:rFonts w:cs="Arial Unicode MS" w:eastAsia="Arial Unicode MS" w:hint="default"/>
          <w:rtl w:val="0"/>
        </w:rPr>
        <w:t>’</w:t>
      </w:r>
      <w:r>
        <w:rPr>
          <w:rFonts w:cs="Arial Unicode MS" w:eastAsia="Arial Unicode MS"/>
          <w:rtl w:val="0"/>
        </w:rPr>
        <w:t xml:space="preserve">s </w:t>
      </w:r>
      <w:r>
        <w:rPr>
          <w:rFonts w:cs="Arial Unicode MS" w:eastAsia="Arial Unicode MS" w:hint="default"/>
          <w:rtl w:val="0"/>
        </w:rPr>
        <w:t>“</w:t>
      </w:r>
      <w:r>
        <w:rPr>
          <w:rFonts w:cs="Arial Unicode MS" w:eastAsia="Arial Unicode MS"/>
          <w:rtl w:val="0"/>
        </w:rPr>
        <w:t>TO BE</w:t>
      </w:r>
      <w:r>
        <w:rPr>
          <w:rFonts w:cs="Arial Unicode MS" w:eastAsia="Arial Unicode MS" w:hint="default"/>
          <w:rtl w:val="0"/>
        </w:rPr>
        <w:t xml:space="preserve">” </w:t>
      </w:r>
      <w:r>
        <w:rPr>
          <w:rFonts w:cs="Arial Unicode MS" w:eastAsia="Arial Unicode MS"/>
          <w:rtl w:val="0"/>
        </w:rPr>
        <w:t xml:space="preserve">environment and will provide support accordingly, including with the ultimate transition from Remedy to ServiceNow. </w:t>
      </w:r>
    </w:p>
    <w:p>
      <w:pPr>
        <w:pStyle w:val="Body Text"/>
        <w:rPr>
          <w:b w:val="1"/>
          <w:bCs w:val="1"/>
          <w:color w:val="ff0000"/>
          <w:u w:color="ff0000"/>
        </w:rPr>
      </w:pPr>
      <w:ins w:id="182" w:date="2022-05-22T22:49:39Z" w:author="Tom Termini">
        <w:r>
          <w:rPr>
            <w:rFonts w:cs="Arial Unicode MS" w:eastAsia="Arial Unicode MS"/>
            <w:rtl w:val="0"/>
          </w:rPr>
          <w:t xml:space="preserve">AveningTech understands tiered support as the way that a help desk is organized to handle incoming support issues in the most effective and efficient way possible. During standard Tiers I-IV support, the AveningTech/BWI Team will not only provide customers with problem resolution but also capture, record, analyze and report on selected metrics in each functional/task area, to identify workloads, timeliness of response, quality levels delivered/perceived by the user base, process efficiency, effectiveness, trends, and other factors. This is an example of the AveningTech philosophy of holistic transparency for operational efficiency. With a focus on the status of performance monitoring activities and knowledge management process improvement, the empowered AveningTech/BWI Team will proactively address performance and contract issues at core levels </w:t>
        </w:r>
      </w:ins>
      <w:ins w:id="183" w:date="2022-05-22T22:49:39Z" w:author="Tom Termini">
        <w:r>
          <w:rPr>
            <w:rFonts w:cs="Arial Unicode MS" w:eastAsia="Arial Unicode MS" w:hint="default"/>
            <w:rtl w:val="0"/>
          </w:rPr>
          <w:t xml:space="preserve">— </w:t>
        </w:r>
      </w:ins>
      <w:ins w:id="184" w:date="2022-05-22T22:49:39Z" w:author="Tom Termini">
        <w:r>
          <w:rPr>
            <w:rFonts w:cs="Arial Unicode MS" w:eastAsia="Arial Unicode MS"/>
            <w:rtl w:val="0"/>
          </w:rPr>
          <w:t xml:space="preserve">ensuring expediency and efficiency </w:t>
        </w:r>
      </w:ins>
      <w:ins w:id="185" w:date="2022-05-22T22:49:39Z" w:author="Tom Termini">
        <w:r>
          <w:rPr>
            <w:rFonts w:cs="Arial Unicode MS" w:eastAsia="Arial Unicode MS" w:hint="default"/>
            <w:rtl w:val="0"/>
          </w:rPr>
          <w:t>—</w:t>
        </w:r>
      </w:ins>
      <w:ins w:id="186" w:date="2022-05-22T22:49:39Z" w:author="Tom Termini">
        <w:r>
          <w:rPr>
            <w:rFonts w:cs="Arial Unicode MS" w:eastAsia="Arial Unicode MS"/>
            <w:rtl w:val="0"/>
          </w:rPr>
          <w:t xml:space="preserve"> while providing sound Help Desk support to the enterprise.</w:t>
        </w:r>
      </w:ins>
    </w:p>
    <w:p>
      <w:pPr>
        <w:pStyle w:val="Body Text"/>
        <w:rPr>
          <w:b w:val="1"/>
          <w:bCs w:val="1"/>
          <w:color w:val="ff0000"/>
          <w:u w:color="ff0000"/>
        </w:rPr>
      </w:pPr>
      <w:r>
        <w:rPr>
          <w:rFonts w:cs="Arial Unicode MS" w:eastAsia="Arial Unicode MS"/>
          <w:b w:val="1"/>
          <w:bCs w:val="1"/>
          <w:color w:val="ff0000"/>
          <w:u w:color="ff0000"/>
          <w:rtl w:val="0"/>
          <w:lang w:val="en-US"/>
        </w:rPr>
        <w:t xml:space="preserve">Sound Approach. </w:t>
      </w:r>
      <w:r>
        <w:rPr>
          <w:rFonts w:cs="Arial Unicode MS" w:eastAsia="Arial Unicode MS"/>
          <w:rtl w:val="0"/>
        </w:rPr>
        <w:t xml:space="preserve">After contract award, and upon assumption of IT </w:t>
      </w:r>
      <w:del w:id="187" w:date="2022-05-22T22:36:44Z" w:author="Tom Termini">
        <w:r>
          <w:rPr>
            <w:rFonts w:cs="Arial Unicode MS" w:eastAsia="Arial Unicode MS"/>
            <w:rtl w:val="0"/>
          </w:rPr>
          <w:delText>helpdesk</w:delText>
        </w:r>
      </w:del>
      <w:ins w:id="188" w:date="2022-05-22T22:36:44Z" w:author="Tom Termini">
        <w:r>
          <w:rPr>
            <w:rFonts w:cs="Arial Unicode MS" w:eastAsia="Arial Unicode MS"/>
            <w:rtl w:val="0"/>
          </w:rPr>
          <w:t>help desk</w:t>
        </w:r>
      </w:ins>
      <w:r>
        <w:rPr>
          <w:rFonts w:cs="Arial Unicode MS" w:eastAsia="Arial Unicode MS"/>
          <w:rtl w:val="0"/>
        </w:rPr>
        <w:t xml:space="preserve"> duties, the AveningTech/BWI Team will fuse firsthand knowledge of the ONR OneDesk gained from incumbent personnel with our established processes (described below) to guarantee uninterrupted service through contract transition. Existing ONR processes that are effective and favored by the customer will be retained and kept in use; we will investigate any other process(es) that have historically been viewed as less than optimal to streamline, improve, or replace them altogether using processes that have proved successful for us on other contracts, such as our support for US Navy NGEN. </w:t>
      </w:r>
    </w:p>
    <w:p>
      <w:pPr>
        <w:pStyle w:val="Body Text"/>
      </w:pPr>
      <w:r>
        <w:rPr>
          <w:rFonts w:cs="Arial Unicode MS" w:eastAsia="Arial Unicode MS"/>
          <w:rtl w:val="0"/>
        </w:rPr>
        <w:t>The AveningTech/BWI Team</w:t>
      </w:r>
      <w:r>
        <w:rPr>
          <w:rFonts w:cs="Arial Unicode MS" w:eastAsia="Arial Unicode MS" w:hint="default"/>
          <w:rtl w:val="0"/>
        </w:rPr>
        <w:t>’</w:t>
      </w:r>
      <w:r>
        <w:rPr>
          <w:rFonts w:cs="Arial Unicode MS" w:eastAsia="Arial Unicode MS"/>
          <w:rtl w:val="0"/>
        </w:rPr>
        <w:t xml:space="preserve">s approach helps the government: </w:t>
      </w:r>
    </w:p>
    <w:p>
      <w:pPr>
        <w:pStyle w:val="Body Text"/>
        <w:widowControl w:val="0"/>
        <w:numPr>
          <w:ilvl w:val="0"/>
          <w:numId w:val="6"/>
        </w:numPr>
        <w:spacing w:before="0" w:after="0"/>
        <w:jc w:val="left"/>
        <w:rPr>
          <w:lang w:val="en-US"/>
        </w:rPr>
      </w:pPr>
      <w:r>
        <w:rPr>
          <w:rtl w:val="0"/>
          <w:lang w:val="en-US"/>
        </w:rPr>
        <w:t xml:space="preserve">Improve overall quality of services, minimizing defects and repeat outages, and optimizing customer and user satisfaction through the use of proactive communication. </w:t>
      </w:r>
    </w:p>
    <w:p>
      <w:pPr>
        <w:pStyle w:val="Body Text"/>
        <w:widowControl w:val="0"/>
        <w:numPr>
          <w:ilvl w:val="0"/>
          <w:numId w:val="6"/>
        </w:numPr>
        <w:spacing w:before="0" w:after="0"/>
        <w:jc w:val="left"/>
        <w:rPr>
          <w:lang w:val="en-US"/>
        </w:rPr>
      </w:pPr>
      <w:r>
        <w:rPr>
          <w:rtl w:val="0"/>
          <w:lang w:val="en-US"/>
        </w:rPr>
        <w:t xml:space="preserve">Reduce </w:t>
      </w:r>
      <w:r>
        <w:rPr>
          <w:rtl w:val="0"/>
          <w:lang w:val="en-US"/>
        </w:rPr>
        <w:t>“</w:t>
      </w:r>
      <w:r>
        <w:rPr>
          <w:rtl w:val="0"/>
          <w:lang w:val="en-US"/>
        </w:rPr>
        <w:t>handoffs</w:t>
      </w:r>
      <w:r>
        <w:rPr>
          <w:rtl w:val="0"/>
          <w:lang w:val="en-US"/>
        </w:rPr>
        <w:t xml:space="preserve">” </w:t>
      </w:r>
      <w:r>
        <w:rPr>
          <w:rtl w:val="0"/>
          <w:lang w:val="en-US"/>
        </w:rPr>
        <w:t xml:space="preserve">of work from one group to another, as well as </w:t>
      </w:r>
      <w:r>
        <w:rPr>
          <w:rtl w:val="0"/>
          <w:lang w:val="en-US"/>
        </w:rPr>
        <w:t>“</w:t>
      </w:r>
      <w:r>
        <w:rPr>
          <w:rtl w:val="0"/>
          <w:lang w:val="en-US"/>
        </w:rPr>
        <w:t>work in process,</w:t>
      </w:r>
      <w:r>
        <w:rPr>
          <w:rtl w:val="0"/>
          <w:lang w:val="en-US"/>
        </w:rPr>
        <w:t xml:space="preserve">” </w:t>
      </w:r>
      <w:r>
        <w:rPr>
          <w:rtl w:val="0"/>
          <w:lang w:val="en-US"/>
        </w:rPr>
        <w:t xml:space="preserve">such as escalated incidents and requests, waiting for assignment and action to resolve. </w:t>
      </w:r>
    </w:p>
    <w:p>
      <w:pPr>
        <w:pStyle w:val="Body Text"/>
        <w:widowControl w:val="0"/>
        <w:numPr>
          <w:ilvl w:val="0"/>
          <w:numId w:val="6"/>
        </w:numPr>
        <w:spacing w:before="0" w:after="0"/>
        <w:jc w:val="left"/>
        <w:rPr>
          <w:lang w:val="en-US"/>
        </w:rPr>
      </w:pPr>
      <w:r>
        <w:rPr>
          <w:rtl w:val="0"/>
          <w:lang w:val="en-US"/>
        </w:rPr>
        <w:t>Improve communication and collaboration between Tiers to bolster the capabilities of front-line support (Tier I gains experiential knowledge from Tier II</w:t>
      </w:r>
      <w:r>
        <w:rPr>
          <w:rtl w:val="0"/>
          <w:lang w:val="en-US"/>
        </w:rPr>
        <w:t>’</w:t>
      </w:r>
      <w:r>
        <w:rPr>
          <w:rtl w:val="0"/>
          <w:lang w:val="en-US"/>
        </w:rPr>
        <w:t xml:space="preserve">s support). </w:t>
      </w:r>
      <w:r>
        <w:br w:type="textWrapping"/>
      </w:r>
    </w:p>
    <w:p>
      <w:pPr>
        <w:pStyle w:val="Body Text"/>
      </w:pPr>
      <w:del w:id="189" w:date="2022-05-22T22:49:43Z" w:author="Tom Termini">
        <w:r>
          <w:rPr>
            <w:rFonts w:cs="Arial Unicode MS" w:eastAsia="Arial Unicode MS"/>
            <w:rtl w:val="0"/>
          </w:rPr>
          <w:delText xml:space="preserve">AveningTech understands tiered support as the way that a help desk is organized to handle incoming support issues in the most effective and efficient way possible. During standard Tiers I-IV support, the AveningTech/BWI Team will not only provide customers with problem resolution but also capture, record, analyze and report on selected metrics in each functional/task area, to identify workloads, timeliness of response, quality levels delivered/perceived by the user base, process efficiency, effectiveness, trends, and other factors. This is an example of the AveningTech philosophy of holistic transparency for operational efficiency. With a focus on the status of performance monitoring activities and knowledge management process improvement, the empowered AveningTech/BWI Team will proactively address performance and contract issues at core levels </w:delText>
        </w:r>
      </w:del>
      <w:del w:id="190" w:date="2022-05-22T22:49:43Z" w:author="Tom Termini">
        <w:r>
          <w:rPr>
            <w:rFonts w:cs="Arial Unicode MS" w:eastAsia="Arial Unicode MS" w:hint="default"/>
            <w:rtl w:val="0"/>
          </w:rPr>
          <w:delText xml:space="preserve">— </w:delText>
        </w:r>
      </w:del>
      <w:del w:id="191" w:date="2022-05-22T22:49:43Z" w:author="Tom Termini">
        <w:r>
          <w:rPr>
            <w:rFonts w:cs="Arial Unicode MS" w:eastAsia="Arial Unicode MS"/>
            <w:rtl w:val="0"/>
          </w:rPr>
          <w:delText xml:space="preserve">ensuring expediency and efficiency </w:delText>
        </w:r>
      </w:del>
      <w:del w:id="192" w:date="2022-05-22T22:49:43Z" w:author="Tom Termini">
        <w:r>
          <w:rPr>
            <w:rFonts w:cs="Arial Unicode MS" w:eastAsia="Arial Unicode MS" w:hint="default"/>
            <w:rtl w:val="0"/>
          </w:rPr>
          <w:delText xml:space="preserve">– </w:delText>
        </w:r>
      </w:del>
      <w:del w:id="193" w:date="2022-05-22T22:49:43Z" w:author="Tom Termini">
        <w:r>
          <w:rPr>
            <w:rFonts w:cs="Arial Unicode MS" w:eastAsia="Arial Unicode MS"/>
            <w:rtl w:val="0"/>
          </w:rPr>
          <w:delText xml:space="preserve">while providing sound Help Desk support to the enterprise. </w:delText>
        </w:r>
      </w:del>
    </w:p>
    <w:p>
      <w:pPr>
        <w:pStyle w:val="Body Text"/>
      </w:pPr>
      <w:r>
        <w:rPr>
          <w:rFonts w:cs="Arial Unicode MS" w:eastAsia="Arial Unicode MS"/>
          <w:rtl w:val="0"/>
        </w:rPr>
        <w:t xml:space="preserve">The AveningTech methodology applied to Help Desk Management Services </w:t>
      </w:r>
      <w:del w:id="194" w:date="2022-05-22T22:50:46Z" w:author="Tom Termini">
        <w:r>
          <w:rPr>
            <w:rFonts w:cs="Arial Unicode MS" w:eastAsia="Arial Unicode MS"/>
            <w:rtl w:val="0"/>
          </w:rPr>
          <w:delText>is</w:delText>
        </w:r>
      </w:del>
      <w:ins w:id="195" w:date="2022-05-22T22:50:48Z" w:author="Tom Termini">
        <w:r>
          <w:rPr>
            <w:rFonts w:cs="Arial Unicode MS" w:eastAsia="Arial Unicode MS"/>
            <w:rtl w:val="0"/>
          </w:rPr>
          <w:t>utilizes</w:t>
        </w:r>
      </w:ins>
      <w:r>
        <w:rPr>
          <w:rFonts w:cs="Arial Unicode MS" w:eastAsia="Arial Unicode MS"/>
          <w:rtl w:val="0"/>
        </w:rPr>
        <w:t xml:space="preserve"> the ITSM best practice framework based on ITIL. Our team applies this expertise in process improvement by employing repeatable patterns </w:t>
      </w:r>
      <w:r>
        <w:rPr>
          <w:rFonts w:cs="Arial Unicode MS" w:eastAsia="Arial Unicode MS" w:hint="default"/>
          <w:rtl w:val="0"/>
        </w:rPr>
        <w:t xml:space="preserve">— </w:t>
      </w:r>
      <w:r>
        <w:rPr>
          <w:rFonts w:cs="Arial Unicode MS" w:eastAsia="Arial Unicode MS"/>
          <w:rtl w:val="0"/>
        </w:rPr>
        <w:t>many of which have been refined over time with our hands-on experience on Navy Networks (such as NGEN).</w:t>
      </w:r>
      <w:del w:id="196" w:date="2022-05-22T22:59:53Z" w:author="Tom Termini">
        <w:r>
          <w:rPr>
            <w:rFonts w:cs="Arial Unicode MS" w:eastAsia="Arial Unicode MS"/>
            <w:rtl w:val="0"/>
          </w:rPr>
          <w:delText xml:space="preserve">  </w:delText>
        </w:r>
      </w:del>
      <w:ins w:id="197" w:date="2022-05-22T22:59:53Z" w:author="Tom Termini">
        <w:r>
          <w:rPr>
            <w:rFonts w:cs="Arial Unicode MS" w:eastAsia="Arial Unicode MS"/>
            <w:rtl w:val="0"/>
          </w:rPr>
          <w:t xml:space="preserve"> </w:t>
        </w:r>
      </w:ins>
      <w:r>
        <w:rPr>
          <w:rFonts w:cs="Arial Unicode MS" w:eastAsia="Arial Unicode MS"/>
          <w:rtl w:val="0"/>
        </w:rPr>
        <w:t>Our turnaround on issues, often on the spot, has brought our team</w:t>
      </w:r>
      <w:r>
        <w:rPr>
          <w:rFonts w:cs="Arial Unicode MS" w:eastAsia="Arial Unicode MS" w:hint="default"/>
          <w:rtl w:val="0"/>
        </w:rPr>
        <w:t>’</w:t>
      </w:r>
      <w:r>
        <w:rPr>
          <w:rFonts w:cs="Arial Unicode MS" w:eastAsia="Arial Unicode MS"/>
          <w:rtl w:val="0"/>
        </w:rPr>
        <w:t xml:space="preserve">s efforts high marks on the US Navy NGEN contract for the full range of services under this effort including support for: IT </w:t>
      </w:r>
      <w:ins w:id="198" w:date="2022-05-22T22:48:50Z" w:author="Tom Termini">
        <w:r>
          <w:rPr>
            <w:rFonts w:cs="Arial Unicode MS" w:eastAsia="Arial Unicode MS"/>
            <w:rtl w:val="0"/>
          </w:rPr>
          <w:t>h</w:t>
        </w:r>
      </w:ins>
      <w:del w:id="199" w:date="2022-05-22T22:36:44Z" w:author="Tom Termini">
        <w:r>
          <w:rPr>
            <w:rFonts w:cs="Arial Unicode MS" w:eastAsia="Arial Unicode MS"/>
            <w:rtl w:val="0"/>
          </w:rPr>
          <w:delText>Helpdesk</w:delText>
        </w:r>
      </w:del>
      <w:ins w:id="200" w:date="2022-05-22T22:48:50Z" w:author="Tom Termini">
        <w:r>
          <w:rPr>
            <w:rFonts w:cs="Arial Unicode MS" w:eastAsia="Arial Unicode MS"/>
            <w:rtl w:val="0"/>
          </w:rPr>
          <w:t>elp desk</w:t>
        </w:r>
      </w:ins>
      <w:r>
        <w:rPr>
          <w:rFonts w:cs="Arial Unicode MS" w:eastAsia="Arial Unicode MS"/>
          <w:rtl w:val="0"/>
        </w:rPr>
        <w:t xml:space="preserve">, computer systems, operating systems and all application software loads, hardware, mobile devices, database management, customer support services and activities, telecommunications and telecommunication services, audio and video services, graphic design and support, facility management and operations, and the overarching systems enterprise architecture and its </w:t>
      </w:r>
      <w:commentRangeStart w:id="201"/>
      <w:r>
        <w:rPr>
          <w:rFonts w:cs="Arial Unicode MS" w:eastAsia="Arial Unicode MS"/>
          <w:rtl w:val="0"/>
        </w:rPr>
        <w:t>sub</w:t>
      </w:r>
      <w:commentRangeEnd w:id="201"/>
      <w:r>
        <w:commentReference w:id="201"/>
      </w:r>
      <w:r>
        <w:rPr>
          <w:rFonts w:cs="Arial Unicode MS" w:eastAsia="Arial Unicode MS"/>
          <w:rtl w:val="0"/>
        </w:rPr>
        <w:t xml:space="preserve">-components. </w:t>
      </w:r>
    </w:p>
    <w:p>
      <w:pPr>
        <w:pStyle w:val="Body Text"/>
        <w:rPr>
          <w:del w:id="202" w:date="2022-05-22T22:49:09Z" w:author="Tom Termini"/>
        </w:rPr>
      </w:pPr>
      <w:del w:id="203" w:date="2022-05-22T22:49:09Z" w:author="Tom Termini">
        <w:r>
          <w:rPr>
            <w:rFonts w:cs="Arial Unicode MS" w:eastAsia="Arial Unicode MS"/>
            <w:rtl w:val="0"/>
          </w:rPr>
          <w:delText>Our reference approach is the Help Desk pattern, a result of the implementation of principles and rules identified under the Service Operations life cycle phase. Our team will use this as a guide to the development and implementation of Help Desk processes. As other patterns are identified and developed during the establishment and implementation of our team</w:delText>
        </w:r>
      </w:del>
      <w:del w:id="204" w:date="2022-05-22T22:49:09Z" w:author="Tom Termini">
        <w:r>
          <w:rPr>
            <w:rFonts w:cs="Arial Unicode MS" w:eastAsia="Arial Unicode MS" w:hint="default"/>
            <w:rtl w:val="0"/>
          </w:rPr>
          <w:delText>’</w:delText>
        </w:r>
      </w:del>
      <w:del w:id="205" w:date="2022-05-22T22:49:09Z" w:author="Tom Termini">
        <w:r>
          <w:rPr>
            <w:rFonts w:cs="Arial Unicode MS" w:eastAsia="Arial Unicode MS"/>
            <w:rtl w:val="0"/>
          </w:rPr>
          <w:delText xml:space="preserve">s ITSM efforts, they will be documented in updated reference architectures as applicable. AveningTech will operate a customer service ITIL-based enterprise management and help desk for support capable of managing 600 ticket per month in accordance with the performance metrics as specified in the QASP. </w:delText>
        </w:r>
      </w:del>
    </w:p>
    <w:p>
      <w:pPr>
        <w:pStyle w:val="Body Text"/>
        <w:rPr>
          <w:del w:id="206" w:date="2022-05-22T22:49:09Z" w:author="Tom Termini"/>
        </w:rPr>
      </w:pPr>
      <w:del w:id="207" w:date="2022-05-22T22:49:09Z" w:author="Tom Termini">
        <w:r>
          <w:rPr>
            <w:rFonts w:cs="Arial Unicode MS" w:eastAsia="Arial Unicode MS"/>
            <w:rtl w:val="0"/>
          </w:rPr>
          <w:delText xml:space="preserve">The AveningTech/BWI Team will use the Remedy and/or Service Now to automate trouble ticket logging, tracking of issues, change control and task assignment workflows and follow-up to completion of tasks. We will receive requests from users via automated help desk requests, telephone calls, email, chat, and customer walk-ins. Initial tickets will begin with our Tier I personnel, who will resolve or escalate through Tiers II, III, or IV as required. Trouble tickets or service orders which cannot be resolved within the specified time limits will be reported to the COR identifying reason for delay, mitigation plan, and projected completion date. OneDesk personnel will provide expert system and network troubleshooting service, Authorized Service Interruption (ASI) management, and security incident response. The AveningTech/BWI Team will document service orders and service delivery procedures in Technical Support SOP. </w:delText>
        </w:r>
      </w:del>
    </w:p>
    <w:p>
      <w:pPr>
        <w:pStyle w:val="Body Text"/>
        <w:rPr>
          <w:ins w:id="208" w:date="2022-05-22T22:59:47Z" w:author="Tom Termini"/>
        </w:rPr>
      </w:pPr>
      <w:del w:id="209" w:date="2022-05-22T22:49:09Z" w:author="Tom Termini">
        <w:r>
          <w:rPr>
            <w:rFonts w:cs="Arial Unicode MS" w:eastAsia="Arial Unicode MS"/>
            <w:rtl w:val="0"/>
          </w:rPr>
          <w:delText xml:space="preserve">The AveningTech/BWI Team will maintain a centralized database in the Remedy Ticketing </w:delText>
        </w:r>
      </w:del>
      <w:commentRangeStart w:id="210"/>
      <w:commentRangeStart w:id="211"/>
      <w:del w:id="212" w:date="2022-05-22T22:49:09Z" w:author="Tom Termini">
        <w:r>
          <w:rPr>
            <w:rFonts w:cs="Arial Unicode MS" w:eastAsia="Arial Unicode MS"/>
            <w:rtl w:val="0"/>
          </w:rPr>
          <w:delText>System</w:delText>
        </w:r>
      </w:del>
      <w:commentRangeEnd w:id="210"/>
      <w:r>
        <w:commentReference w:id="210"/>
      </w:r>
      <w:commentRangeEnd w:id="211"/>
      <w:r>
        <w:commentReference w:id="211"/>
      </w:r>
      <w:del w:id="213" w:date="2022-05-22T22:49:09Z" w:author="Tom Termini">
        <w:r>
          <w:rPr>
            <w:rFonts w:cs="Arial Unicode MS" w:eastAsia="Arial Unicode MS" w:hint="default"/>
            <w:rtl w:val="0"/>
          </w:rPr>
          <w:delText xml:space="preserve"> – </w:delText>
        </w:r>
      </w:del>
      <w:del w:id="214" w:date="2022-05-22T22:49:09Z" w:author="Tom Termini">
        <w:r>
          <w:rPr>
            <w:rFonts w:cs="Arial Unicode MS" w:eastAsia="Arial Unicode MS"/>
            <w:rtl w:val="0"/>
          </w:rPr>
          <w:delText xml:space="preserve">ultimately migrating the contents of the database for ServiceNow support </w:delText>
        </w:r>
      </w:del>
      <w:del w:id="215" w:date="2022-05-22T22:49:09Z" w:author="Tom Termini">
        <w:r>
          <w:rPr>
            <w:rFonts w:cs="Arial Unicode MS" w:eastAsia="Arial Unicode MS" w:hint="default"/>
            <w:rtl w:val="0"/>
          </w:rPr>
          <w:delText xml:space="preserve">– </w:delText>
        </w:r>
      </w:del>
      <w:del w:id="216" w:date="2022-05-22T22:49:09Z" w:author="Tom Termini">
        <w:r>
          <w:rPr>
            <w:rFonts w:cs="Arial Unicode MS" w:eastAsia="Arial Unicode MS"/>
            <w:rtl w:val="0"/>
          </w:rPr>
          <w:delText xml:space="preserve">to enable ONR to track and manage trouble tickets categorized by criticality, configuration baselines on existing systems, warranty information, and logs of each task. The contents of this database will be provided in the form of a report on a monthly basis to the COR. Tier I IT Support can provide basic service for restoration and fulfillment. The service provider and/or operational community limit this basic support to support that has been pre-scripted. Tier I also manages all user interactions to the help desk from beginning to end, including coordinating Tiers II and III responses. Tier I is a distinct operational entity within the ITSM concept dedicated to performing help desk support functions. </w:delText>
        </w:r>
      </w:del>
      <w:ins w:id="217" w:date="2022-05-22T22:59:47Z" w:author="Tom Termini">
        <w:r>
          <w:rPr>
            <w:rFonts w:cs="Arial Unicode MS" w:eastAsia="Arial Unicode MS"/>
            <w:rtl w:val="0"/>
          </w:rPr>
          <w:t>Our reference approach is the Help Desk pattern, a result of the implementation of principles and rules identified under the Service Operations life cycle phase. As other patterns are identified and developed during the establishment and implementation of our team</w:t>
        </w:r>
      </w:ins>
      <w:ins w:id="218" w:date="2022-05-22T22:59:47Z" w:author="Tom Termini">
        <w:r>
          <w:rPr>
            <w:rFonts w:cs="Arial Unicode MS" w:eastAsia="Arial Unicode MS" w:hint="default"/>
            <w:rtl w:val="0"/>
          </w:rPr>
          <w:t>’</w:t>
        </w:r>
      </w:ins>
      <w:ins w:id="219" w:date="2022-05-22T22:59:47Z" w:author="Tom Termini">
        <w:r>
          <w:rPr>
            <w:rFonts w:cs="Arial Unicode MS" w:eastAsia="Arial Unicode MS"/>
            <w:rtl w:val="0"/>
          </w:rPr>
          <w:t xml:space="preserve">s ITSM efforts, they will be documented in updated reference architectures as applicable. AveningTech will operate a customer service ITIL-based enterprise management and help desk for support capable of managing 600 ticket per month in accordance with the performance metrics as specified in the QASP. </w:t>
        </w:r>
      </w:ins>
    </w:p>
    <w:p>
      <w:pPr>
        <w:pStyle w:val="Body Text"/>
        <w:rPr>
          <w:ins w:id="220" w:date="2022-05-22T22:59:47Z" w:author="Tom Termini"/>
        </w:rPr>
      </w:pPr>
      <w:ins w:id="221" w:date="2022-05-22T22:59:47Z" w:author="Tom Termini">
        <w:r>
          <w:rPr>
            <w:rFonts w:cs="Arial Unicode MS" w:eastAsia="Arial Unicode MS"/>
            <w:rtl w:val="0"/>
          </w:rPr>
          <w:t xml:space="preserve">The AveningTech/BWI Team will use the Remedy and/or Service Now to automate trouble ticket logging, tracking of issues, change control and task assignment workflows and follow-up to completion of tasks. Initial tickets will begin with our Tier I personnel, who will resolve or escalate through Tiers II, III, or IV as required. Trouble tickets or service orders which cannot be resolved within the specified time limits will be reported to the COR identifying reason for delay, mitigation plan, and projected completion date. </w:t>
        </w:r>
      </w:ins>
    </w:p>
    <w:p>
      <w:pPr>
        <w:pStyle w:val="Body Text"/>
      </w:pPr>
      <w:ins w:id="222" w:date="2022-05-22T22:59:47Z" w:author="Tom Termini">
        <w:r>
          <w:rPr>
            <w:rFonts w:cs="Arial Unicode MS" w:eastAsia="Arial Unicode MS"/>
            <w:rtl w:val="0"/>
          </w:rPr>
          <w:t xml:space="preserve">The AveningTech/BWI Team will maintain a centralized database in the Remedy Ticketing System </w:t>
        </w:r>
      </w:ins>
      <w:ins w:id="223" w:date="2022-05-22T22:59:47Z" w:author="Tom Termini">
        <w:r>
          <w:rPr>
            <w:rFonts w:cs="Arial Unicode MS" w:eastAsia="Arial Unicode MS" w:hint="default"/>
            <w:rtl w:val="0"/>
          </w:rPr>
          <w:t xml:space="preserve">– </w:t>
        </w:r>
      </w:ins>
      <w:ins w:id="224" w:date="2022-05-22T22:59:47Z" w:author="Tom Termini">
        <w:r>
          <w:rPr>
            <w:rFonts w:cs="Arial Unicode MS" w:eastAsia="Arial Unicode MS"/>
            <w:rtl w:val="0"/>
          </w:rPr>
          <w:t xml:space="preserve">ultimately migrating the contents of the database for ServiceNow support </w:t>
        </w:r>
      </w:ins>
      <w:ins w:id="225" w:date="2022-05-22T22:59:47Z" w:author="Tom Termini">
        <w:r>
          <w:rPr>
            <w:rFonts w:cs="Arial Unicode MS" w:eastAsia="Arial Unicode MS" w:hint="default"/>
            <w:rtl w:val="0"/>
          </w:rPr>
          <w:t xml:space="preserve">– </w:t>
        </w:r>
      </w:ins>
      <w:ins w:id="226" w:date="2022-05-22T22:59:47Z" w:author="Tom Termini">
        <w:r>
          <w:rPr>
            <w:rFonts w:cs="Arial Unicode MS" w:eastAsia="Arial Unicode MS"/>
            <w:rtl w:val="0"/>
          </w:rPr>
          <w:t xml:space="preserve">to enable ONR to track and manage trouble tickets categorized by criticality, configuration baselines on existing systems, warranty information, and logs of each task. The contents of this database will be provided in the form of a report on a monthly basis to the COR. </w:t>
        </w:r>
      </w:ins>
    </w:p>
    <w:p>
      <w:pPr>
        <w:pStyle w:val="Body Text"/>
      </w:pPr>
      <w:r>
        <w:rPr>
          <w:rFonts w:cs="Arial Unicode MS" w:eastAsia="Arial Unicode MS"/>
          <w:rtl w:val="0"/>
        </w:rPr>
        <w:t xml:space="preserve">Through the use of the online knowledge base, end user customers can access content related to service and product issues, training, and FAQs. In accordance with the PWS, we will staff the ONR OneDesk from 0600-1800 on weekdays and provide employees to be on-call during all other hours. </w:t>
      </w:r>
    </w:p>
    <w:p>
      <w:pPr>
        <w:pStyle w:val="Body Text"/>
      </w:pPr>
      <w:r>
        <w:rPr>
          <w:rFonts w:ascii="Arial" w:cs="Arial" w:hAnsi="Arial" w:eastAsia="Arial"/>
          <w:b w:val="1"/>
          <w:bCs w:val="1"/>
        </w:rPr>
        <w:drawing>
          <wp:anchor distT="152400" distB="152400" distL="152400" distR="152400" simplePos="0" relativeHeight="251660288" behindDoc="0" locked="0" layoutInCell="1" allowOverlap="1">
            <wp:simplePos x="0" y="0"/>
            <wp:positionH relativeFrom="page">
              <wp:posOffset>654050</wp:posOffset>
            </wp:positionH>
            <wp:positionV relativeFrom="line">
              <wp:posOffset>477519</wp:posOffset>
            </wp:positionV>
            <wp:extent cx="5943600" cy="4090035"/>
            <wp:effectExtent l="0" t="0" r="0" b="0"/>
            <wp:wrapTopAndBottom distT="152400" distB="152400"/>
            <wp:docPr id="1073741829"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Diagram&#10;&#10;Description automatically generated" descr="DiagramDescription automatically generated"/>
                    <pic:cNvPicPr>
                      <a:picLocks noChangeAspect="1"/>
                    </pic:cNvPicPr>
                  </pic:nvPicPr>
                  <pic:blipFill>
                    <a:blip r:embed="rId10">
                      <a:extLst/>
                    </a:blip>
                    <a:stretch>
                      <a:fillRect/>
                    </a:stretch>
                  </pic:blipFill>
                  <pic:spPr>
                    <a:xfrm>
                      <a:off x="0" y="0"/>
                      <a:ext cx="5943600" cy="4090035"/>
                    </a:xfrm>
                    <a:prstGeom prst="rect">
                      <a:avLst/>
                    </a:prstGeom>
                    <a:ln w="12700" cap="flat">
                      <a:noFill/>
                      <a:miter lim="400000"/>
                    </a:ln>
                    <a:effectLst/>
                  </pic:spPr>
                </pic:pic>
              </a:graphicData>
            </a:graphic>
          </wp:anchor>
        </w:drawing>
      </w:r>
      <w:r>
        <w:rPr>
          <w:rFonts w:cs="Arial Unicode MS" w:eastAsia="Arial Unicode MS"/>
          <w:b w:val="1"/>
          <w:bCs w:val="1"/>
          <w:rtl w:val="0"/>
          <w:lang w:val="en-US"/>
        </w:rPr>
        <w:t xml:space="preserve">Exhibit 12 </w:t>
      </w:r>
      <w:r>
        <w:rPr>
          <w:rFonts w:cs="Arial Unicode MS" w:eastAsia="Arial Unicode MS" w:hint="default"/>
          <w:b w:val="1"/>
          <w:bCs w:val="1"/>
          <w:rtl w:val="0"/>
          <w:lang w:val="en-US"/>
        </w:rPr>
        <w:t xml:space="preserve">— </w:t>
      </w:r>
      <w:r>
        <w:rPr>
          <w:rFonts w:cs="Arial Unicode MS" w:eastAsia="Arial Unicode MS"/>
          <w:b w:val="1"/>
          <w:bCs w:val="1"/>
          <w:rtl w:val="0"/>
          <w:lang w:val="en-US"/>
        </w:rPr>
        <w:t>AveningTech Ticket Escalation Process</w:t>
      </w:r>
    </w:p>
    <w:p>
      <w:pPr>
        <w:pStyle w:val="Body Text"/>
      </w:pPr>
      <w:r>
        <w:rPr>
          <w:rFonts w:cs="Arial Unicode MS" w:eastAsia="Arial Unicode MS"/>
          <w:rtl w:val="0"/>
        </w:rPr>
        <w:t xml:space="preserve">The Help Desk function is identified under the Operate Service life cycle phase of our ITSM framework. Our </w:t>
      </w:r>
      <w:commentRangeStart w:id="227"/>
      <w:r>
        <w:rPr>
          <w:rFonts w:cs="Arial Unicode MS" w:eastAsia="Arial Unicode MS"/>
          <w:rtl w:val="0"/>
        </w:rPr>
        <w:t>approach</w:t>
      </w:r>
      <w:commentRangeEnd w:id="227"/>
      <w:r>
        <w:commentReference w:id="227"/>
      </w:r>
      <w:r>
        <w:rPr>
          <w:rFonts w:cs="Arial Unicode MS" w:eastAsia="Arial Unicode MS"/>
          <w:rtl w:val="0"/>
        </w:rPr>
        <w:t xml:space="preserve"> employs a unified model to provide a single point of contact to all government users for incidents, service requests, and other service management activities across a Tiers I through III support model for DoD Enterprise services. </w:t>
      </w:r>
    </w:p>
    <w:p>
      <w:pPr>
        <w:pStyle w:val="Body Text"/>
        <w:rPr>
          <w:del w:id="228" w:date="2022-05-22T22:48:30Z" w:author="Tom Termini"/>
        </w:rPr>
      </w:pPr>
      <w:del w:id="229" w:date="2022-05-22T22:48:30Z" w:author="Tom Termini">
        <w:r>
          <w:rPr>
            <w:rFonts w:cs="Arial Unicode MS" w:eastAsia="Arial Unicode MS"/>
            <w:rtl w:val="0"/>
          </w:rPr>
          <w:delText xml:space="preserve">Information and Ticket Exchange integrates processes and the flow of information across Tiers I, II, and III entities provides seamless transitions between help desk elements and an enhanced end-user experience. The unified ticketing workflow will also provide quality assurance metrics and situational awareness to service providers, cyber security, and various operations centers. We will enable knowledge sharing between service Tiers, Service Owners, and Stakeholders. The OneDesk will share scripted tactics, techniques, and procedures, frequently asked questions, known errors, and other knowledge between all help desk components to improve effectiveness of the help desk function and government enterprise services. Sharing knowledge between Tiers will build experience and enhance the effectiveness of each level, ultimately leading to fewer escalations over time. </w:delText>
        </w:r>
      </w:del>
    </w:p>
    <w:p>
      <w:pPr>
        <w:pStyle w:val="Body Text"/>
        <w:rPr>
          <w:ins w:id="230" w:date="2022-05-22T22:59:47Z" w:author="Tom Termini"/>
        </w:rPr>
      </w:pPr>
      <w:ins w:id="231" w:date="2022-05-22T22:59:47Z" w:author="Tom Termini">
        <w:r>
          <w:rPr>
            <w:rFonts w:cs="Arial Unicode MS" w:eastAsia="Arial Unicode MS"/>
            <w:rtl w:val="0"/>
          </w:rPr>
          <w:t xml:space="preserve">Information and Ticket Exchange integrates processes and the flow of information across Tiers I, II, and III entities provides seamless transitions between help desk elements and an enhanced end-user experience. The OneDesk will share scripted tactics, techniques, and procedures, frequently asked questions, known errors, and other knowledge between all help desk components to improve effectiveness of the help desk function and government enterprise services. Sharing knowledge between Tiers will build experience and enhance the effectiveness of each level, ultimately leading to fewer escalations over time. </w:t>
        </w:r>
      </w:ins>
    </w:p>
    <w:p>
      <w:pPr>
        <w:pStyle w:val="Body Text"/>
        <w:rPr>
          <w:b w:val="1"/>
          <w:bCs w:val="1"/>
        </w:rPr>
      </w:pPr>
      <w:r>
        <w:rPr>
          <w:rFonts w:cs="Arial Unicode MS" w:eastAsia="Arial Unicode MS"/>
          <w:b w:val="1"/>
          <w:bCs w:val="1"/>
          <w:rtl w:val="0"/>
          <w:lang w:val="en-US"/>
        </w:rPr>
        <w:t xml:space="preserve">Help Desk Service Orders. </w:t>
      </w:r>
    </w:p>
    <w:p>
      <w:pPr>
        <w:pStyle w:val="Body Text"/>
      </w:pPr>
      <w:r>
        <w:rPr>
          <w:rFonts w:cs="Arial Unicode MS" w:eastAsia="Arial Unicode MS"/>
          <w:rtl w:val="0"/>
        </w:rPr>
        <w:t xml:space="preserve">AveningTech will man the OneDesk to process incoming calls. We will use Remedy Help Desk Software to log all calls and conduct a </w:t>
      </w:r>
      <w:r>
        <w:rPr>
          <w:rFonts w:cs="Arial Unicode MS" w:eastAsia="Arial Unicode MS" w:hint="default"/>
          <w:rtl w:val="0"/>
        </w:rPr>
        <w:t>“</w:t>
      </w:r>
      <w:r>
        <w:rPr>
          <w:rFonts w:cs="Arial Unicode MS" w:eastAsia="Arial Unicode MS"/>
          <w:rtl w:val="0"/>
        </w:rPr>
        <w:t>triage</w:t>
      </w:r>
      <w:r>
        <w:rPr>
          <w:rFonts w:cs="Arial Unicode MS" w:eastAsia="Arial Unicode MS" w:hint="default"/>
          <w:rtl w:val="0"/>
        </w:rPr>
        <w:t xml:space="preserve">” </w:t>
      </w:r>
      <w:r>
        <w:rPr>
          <w:rFonts w:cs="Arial Unicode MS" w:eastAsia="Arial Unicode MS"/>
          <w:rtl w:val="0"/>
        </w:rPr>
        <w:t>approach to call classification. All communications will be logged and associated with trouble tickets for tracking through to resolution. The following exhibit depicts the help desk process workflow.</w:t>
      </w:r>
      <w:r>
        <w:drawing>
          <wp:anchor distT="50800" distB="50800" distL="50800" distR="50800" simplePos="0" relativeHeight="251661312" behindDoc="0" locked="0" layoutInCell="1" allowOverlap="1">
            <wp:simplePos x="0" y="0"/>
            <wp:positionH relativeFrom="margin">
              <wp:posOffset>-6350</wp:posOffset>
            </wp:positionH>
            <wp:positionV relativeFrom="line">
              <wp:posOffset>267969</wp:posOffset>
            </wp:positionV>
            <wp:extent cx="5924452" cy="3330605"/>
            <wp:effectExtent l="0" t="0" r="0" b="0"/>
            <wp:wrapTopAndBottom distT="50800" distB="50800"/>
            <wp:docPr id="1073741830"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Diagram&#10;&#10;Description automatically generated" descr="DiagramDescription automatically generated"/>
                    <pic:cNvPicPr>
                      <a:picLocks noChangeAspect="1"/>
                    </pic:cNvPicPr>
                  </pic:nvPicPr>
                  <pic:blipFill>
                    <a:blip r:embed="rId11">
                      <a:extLst/>
                    </a:blip>
                    <a:stretch>
                      <a:fillRect/>
                    </a:stretch>
                  </pic:blipFill>
                  <pic:spPr>
                    <a:xfrm>
                      <a:off x="0" y="0"/>
                      <a:ext cx="5924452" cy="3330605"/>
                    </a:xfrm>
                    <a:prstGeom prst="rect">
                      <a:avLst/>
                    </a:prstGeom>
                    <a:ln w="12700" cap="flat">
                      <a:noFill/>
                      <a:miter lim="400000"/>
                    </a:ln>
                    <a:effectLst/>
                  </pic:spPr>
                </pic:pic>
              </a:graphicData>
            </a:graphic>
          </wp:anchor>
        </w:drawing>
      </w:r>
    </w:p>
    <w:p>
      <w:pPr>
        <w:pStyle w:val="Body Text"/>
      </w:pPr>
      <w:r>
        <w:rPr>
          <w:rFonts w:cs="Arial Unicode MS" w:eastAsia="Arial Unicode MS"/>
          <w:rtl w:val="0"/>
        </w:rPr>
        <w:t xml:space="preserve">Issues referred to Tier I, Initial Support, are basic troubleshooting and problem resolution (common issues, network outages, and general user questions) and will be handled without escalation the majority of the time. Our personnel will be fully versed on all products and be able to explain features and direct customers to additional resources. We will work with customers to understand their level of technical expertise and understanding to tailor our support appropriately. </w:t>
      </w:r>
    </w:p>
    <w:p>
      <w:pPr>
        <w:pStyle w:val="Body Text"/>
      </w:pPr>
      <w:r>
        <w:rPr>
          <w:rFonts w:cs="Arial Unicode MS" w:eastAsia="Arial Unicode MS"/>
          <w:rtl w:val="0"/>
        </w:rPr>
        <w:t xml:space="preserve">Our Tier II support personnel will be more experienced and knowledgeable than Tier I and be able to resolve most escalated tickets from that level (including the use of administrator privileges as needed). We understand that many Tier II issues require desk-side visits and will coordinate with customers to determine the best time(s) for a visit based on their schedules. Our Tier II support philosophy is based on the need for strong communication: We will interact with other ONR departments as needed to gain information required to conduct troubleshooting and problem resolution; we will provide regular updates to customers on when to expect problem resolution and/or further escalation; we will report known issues to the program management group to mitigate future occurrences of common problems; and we will share our resolution and knowledge gained back to Tier I to enhance their knowledge. </w:t>
      </w:r>
    </w:p>
    <w:p>
      <w:pPr>
        <w:pStyle w:val="Body Text"/>
      </w:pPr>
      <w:r>
        <w:rPr>
          <w:rFonts w:cs="Arial Unicode MS" w:eastAsia="Arial Unicode MS"/>
          <w:rtl w:val="0"/>
        </w:rPr>
        <w:t>Our Tier III support, which we commonly refer to as Advanced Subject Matter Expertise, consists of system engineers and subject matter experts who resolve user requests or issues that are beyond the expertise of Tiers I and II personnel. This may include investigating root causes and interfacing with vendors and developers. Our team</w:t>
      </w:r>
      <w:r>
        <w:rPr>
          <w:rFonts w:cs="Arial Unicode MS" w:eastAsia="Arial Unicode MS" w:hint="default"/>
          <w:rtl w:val="0"/>
        </w:rPr>
        <w:t>’</w:t>
      </w:r>
      <w:r>
        <w:rPr>
          <w:rFonts w:cs="Arial Unicode MS" w:eastAsia="Arial Unicode MS"/>
          <w:rtl w:val="0"/>
        </w:rPr>
        <w:t xml:space="preserve">s strategic advantage in Help Desk lies in our expert implementation of technical capabilities. For example, the use of Remedy for a Unified Contact Management System (UCMS) is standard fare for our technicians. Our Tier III personnel proactively communicate with customers, Tiers I and II, and program management to share knowledge. </w:t>
      </w:r>
    </w:p>
    <w:p>
      <w:pPr>
        <w:pStyle w:val="Body Text"/>
      </w:pPr>
      <w:r>
        <w:rPr>
          <w:rFonts w:cs="Arial Unicode MS" w:eastAsia="Arial Unicode MS"/>
          <w:rtl w:val="0"/>
        </w:rPr>
        <w:t xml:space="preserve">Tier IV issues are issues that require referral to external vendors for support. External vendors may include NGEN or service providers such as Microsoft, Oracle, Zoom, etc. Our Help Desk Manager will receive these requests as they are escalated from other service desk Tiers and route them appropriately (directly to vendors for issues requiring external vendor support; or directly to the ACTR for issues related to NGEN (see the next section)). </w:t>
      </w:r>
    </w:p>
    <w:p>
      <w:pPr>
        <w:pStyle w:val="Body Text"/>
      </w:pPr>
      <w:r>
        <w:rPr>
          <w:rFonts w:cs="Arial Unicode MS" w:eastAsia="Arial Unicode MS"/>
          <w:b w:val="1"/>
          <w:bCs w:val="1"/>
          <w:rtl w:val="0"/>
          <w:lang w:val="en-US"/>
        </w:rPr>
        <w:t xml:space="preserve">Customer Support Services for </w:t>
      </w:r>
      <w:commentRangeStart w:id="232"/>
      <w:commentRangeStart w:id="233"/>
      <w:r>
        <w:rPr>
          <w:rFonts w:cs="Arial Unicode MS" w:eastAsia="Arial Unicode MS"/>
          <w:b w:val="1"/>
          <w:bCs w:val="1"/>
          <w:rtl w:val="0"/>
          <w:lang w:val="en-US"/>
        </w:rPr>
        <w:t xml:space="preserve">NGEN. </w:t>
      </w:r>
      <w:commentRangeEnd w:id="232"/>
      <w:r>
        <w:commentReference w:id="232"/>
      </w:r>
      <w:commentRangeEnd w:id="233"/>
      <w:r>
        <w:commentReference w:id="233"/>
      </w:r>
      <w:r>
        <w:rPr>
          <w:rFonts w:cs="Arial Unicode MS" w:eastAsia="Arial Unicode MS"/>
          <w:rtl w:val="0"/>
        </w:rPr>
        <w:t xml:space="preserve">Our Help Desk Manager will route issues escalated past Tier III which require coordination with NGEN to the ACTR for action. Our ACTR will support all NGEN functions through all phases of transition by collecting and maintaining documentation and liaising between ONR support staff and external agencies for NGEN issues. Our proposed ACTR is familiar with all relevant NGEN tools and systems, including the suite of tools under the Enterprise Information Technology Service Management System (EITSMS). </w:t>
      </w:r>
    </w:p>
    <w:p>
      <w:pPr>
        <w:pStyle w:val="Body Text"/>
      </w:pPr>
      <w:r>
        <w:rPr>
          <w:rFonts w:cs="Arial Unicode MS" w:eastAsia="Arial Unicode MS"/>
          <w:shd w:val="clear" w:color="auto" w:fill="ffff00"/>
          <w:rtl w:val="0"/>
          <w:lang w:val="en-US"/>
        </w:rPr>
        <w:t xml:space="preserve">Gary - can you give any more information on the </w:t>
      </w:r>
      <w:r>
        <w:rPr>
          <w:rFonts w:cs="Arial Unicode MS" w:eastAsia="Arial Unicode MS" w:hint="default"/>
          <w:shd w:val="clear" w:color="auto" w:fill="ffff00"/>
          <w:rtl w:val="0"/>
          <w:lang w:val="en-US"/>
        </w:rPr>
        <w:t>“</w:t>
      </w:r>
      <w:r>
        <w:rPr>
          <w:rFonts w:cs="Arial Unicode MS" w:eastAsia="Arial Unicode MS"/>
          <w:shd w:val="clear" w:color="auto" w:fill="ffff00"/>
          <w:rtl w:val="0"/>
          <w:lang w:val="en-US"/>
        </w:rPr>
        <w:t>day to day</w:t>
      </w:r>
      <w:r>
        <w:rPr>
          <w:rFonts w:cs="Arial Unicode MS" w:eastAsia="Arial Unicode MS" w:hint="default"/>
          <w:shd w:val="clear" w:color="auto" w:fill="ffff00"/>
          <w:rtl w:val="0"/>
          <w:lang w:val="en-US"/>
        </w:rPr>
        <w:t xml:space="preserve">” </w:t>
      </w:r>
      <w:r>
        <w:rPr>
          <w:rFonts w:cs="Arial Unicode MS" w:eastAsia="Arial Unicode MS"/>
          <w:shd w:val="clear" w:color="auto" w:fill="ffff00"/>
          <w:rtl w:val="0"/>
          <w:lang w:val="en-US"/>
        </w:rPr>
        <w:t>of the ACTR?</w:t>
      </w:r>
      <w:r>
        <w:br w:type="textWrapping"/>
      </w:r>
      <w:r>
        <w:rPr>
          <w:b w:val="1"/>
          <w:bCs w:val="1"/>
        </w:rPr>
        <w:br w:type="textWrapping"/>
      </w:r>
      <w:r>
        <w:rPr>
          <w:rFonts w:cs="Arial Unicode MS" w:eastAsia="Arial Unicode MS"/>
          <w:b w:val="1"/>
          <w:bCs w:val="1"/>
          <w:rtl w:val="0"/>
          <w:lang w:val="en-US"/>
        </w:rPr>
        <w:t xml:space="preserve">Asset Management. </w:t>
      </w:r>
      <w:r>
        <w:rPr>
          <w:rFonts w:cs="Arial Unicode MS" w:eastAsia="Arial Unicode MS"/>
          <w:rtl w:val="0"/>
        </w:rPr>
        <w:t>Our staff, via our Asset Manager, will conduct asset management-related activities for ONR hardware and software. We will track software licenses and expirations, along with other pertinent asset management data (serial numbers, warranty information, asset location) through the entire lifecycle of each asset using ONR</w:t>
      </w:r>
      <w:r>
        <w:rPr>
          <w:rFonts w:cs="Arial Unicode MS" w:eastAsia="Arial Unicode MS" w:hint="default"/>
          <w:rtl w:val="0"/>
        </w:rPr>
        <w:t>’</w:t>
      </w:r>
      <w:r>
        <w:rPr>
          <w:rFonts w:cs="Arial Unicode MS" w:eastAsia="Arial Unicode MS"/>
          <w:rtl w:val="0"/>
        </w:rPr>
        <w:t>s current preferred database management system (asset tracking modules in Remedy and/or ServiceNow). Our asset management support will follow Product Support Management principles, meaning we will be able to provide full fidelity on each asset</w:t>
      </w:r>
      <w:r>
        <w:rPr>
          <w:rFonts w:cs="Arial Unicode MS" w:eastAsia="Arial Unicode MS" w:hint="default"/>
          <w:rtl w:val="0"/>
        </w:rPr>
        <w:t>’</w:t>
      </w:r>
      <w:r>
        <w:rPr>
          <w:rFonts w:cs="Arial Unicode MS" w:eastAsia="Arial Unicode MS"/>
          <w:rtl w:val="0"/>
        </w:rPr>
        <w:t xml:space="preserve">s relevant details through the entire lifecycle (procurement through disposition). Software installations and licenses will be tied to their respective hardware components for ease of updates, maintenance, and warranty tracking. </w:t>
      </w:r>
    </w:p>
    <w:p>
      <w:pPr>
        <w:pStyle w:val="Body Text"/>
      </w:pPr>
      <w:r>
        <w:rPr>
          <w:rFonts w:cs="Arial Unicode MS" w:eastAsia="Arial Unicode MS"/>
          <w:rtl w:val="0"/>
        </w:rPr>
        <w:t xml:space="preserve">The AveningTech Team has Asset Management Specialists performing the maintenance and reconciliation of databases containing enterprise asset information regarding licenses, warranties, applications and systems, hardware systems, and service agreements for USMC systems on the US Navy NGEN-R SMIT Program utilizing various Department of Defense Logistics and Asset Management Systems such as DPAS and GCSS-MC. </w:t>
      </w:r>
    </w:p>
    <w:p>
      <w:pPr>
        <w:pStyle w:val="Body Text"/>
      </w:pPr>
      <w:r>
        <w:rPr>
          <w:rFonts w:cs="Arial Unicode MS" w:eastAsia="Arial Unicode MS"/>
          <w:rtl w:val="0"/>
        </w:rPr>
        <w:t xml:space="preserve">AveningTech will provide end-to-end lifecycle support for ONR equipment, peripherals, and software. We will ensure that their computers, peripherals, and other assets are properly tracked through the lifecycle, are loaded with current firmware and software, are maintained to industry standard, and are repaired or replaced on appropriate schedules. Our personnel fuse their expertise in systems engineering with knowledge and understanding of government asset management best practices to provide our customers with confidence that their assets will be fully mission capable and ready to support operations with minimal downtime. </w:t>
      </w:r>
    </w:p>
    <w:p>
      <w:pPr>
        <w:pStyle w:val="Body Text"/>
        <w:rPr>
          <w:b w:val="1"/>
          <w:bCs w:val="1"/>
          <w:color w:val="ff0000"/>
          <w:u w:color="ff0000"/>
        </w:rPr>
      </w:pPr>
      <w:r>
        <w:rPr>
          <w:rFonts w:cs="Arial Unicode MS" w:eastAsia="Arial Unicode MS"/>
          <w:b w:val="1"/>
          <w:bCs w:val="1"/>
          <w:color w:val="ff0000"/>
          <w:u w:color="ff0000"/>
          <w:rtl w:val="0"/>
          <w:lang w:val="en-US"/>
        </w:rPr>
        <w:t xml:space="preserve">Ability to Perform Successfully. </w:t>
      </w:r>
      <w:r>
        <w:rPr>
          <w:rFonts w:cs="Arial Unicode MS" w:eastAsia="Arial Unicode MS"/>
          <w:rtl w:val="0"/>
        </w:rPr>
        <w:t xml:space="preserve">By applying our </w:t>
      </w:r>
      <w:del w:id="234" w:date="2022-05-22T22:36:44Z" w:author="Tom Termini">
        <w:r>
          <w:rPr>
            <w:rFonts w:cs="Arial Unicode MS" w:eastAsia="Arial Unicode MS"/>
            <w:rtl w:val="0"/>
          </w:rPr>
          <w:delText>helpdesk</w:delText>
        </w:r>
      </w:del>
      <w:ins w:id="235" w:date="2022-05-22T22:36:44Z" w:author="Tom Termini">
        <w:r>
          <w:rPr>
            <w:rFonts w:cs="Arial Unicode MS" w:eastAsia="Arial Unicode MS"/>
            <w:rtl w:val="0"/>
          </w:rPr>
          <w:t>help desk</w:t>
        </w:r>
      </w:ins>
      <w:r>
        <w:rPr>
          <w:rFonts w:cs="Arial Unicode MS" w:eastAsia="Arial Unicode MS"/>
          <w:rtl w:val="0"/>
        </w:rPr>
        <w:t xml:space="preserve"> support methods, we will meet all performance standards associated with OneDesk support </w:t>
      </w:r>
      <w:r>
        <w:rPr>
          <w:rFonts w:cs="Arial Unicode MS" w:eastAsia="Arial Unicode MS"/>
          <w:shd w:val="clear" w:color="auto" w:fill="ffff00"/>
          <w:rtl w:val="0"/>
          <w:lang w:val="en-US"/>
        </w:rPr>
        <w:t>cite deliverables and service metrics here</w:t>
      </w:r>
    </w:p>
    <w:p>
      <w:pPr>
        <w:pStyle w:val="Heading"/>
      </w:pPr>
      <w:bookmarkStart w:name="_Toc3" w:id="236"/>
      <w:r>
        <w:rPr>
          <w:rFonts w:cs="Arial Unicode MS" w:eastAsia="Arial Unicode MS"/>
          <w:rtl w:val="0"/>
        </w:rPr>
        <w:t xml:space="preserve">1.4 Tech </w:t>
      </w:r>
      <w:commentRangeStart w:id="237"/>
      <w:r>
        <w:rPr>
          <w:rFonts w:cs="Arial Unicode MS" w:eastAsia="Arial Unicode MS"/>
          <w:rtl w:val="0"/>
        </w:rPr>
        <w:t>Refresh</w:t>
      </w:r>
      <w:commentRangeEnd w:id="237"/>
      <w:r>
        <w:commentReference w:id="237"/>
      </w:r>
      <w:r>
        <w:rPr>
          <w:rFonts w:cs="Arial Unicode MS" w:eastAsia="Arial Unicode MS"/>
          <w:rtl w:val="0"/>
        </w:rPr>
        <w:t xml:space="preserve"> </w:t>
      </w:r>
      <w:bookmarkEnd w:id="236"/>
    </w:p>
    <w:p>
      <w:pPr>
        <w:pStyle w:val="Body Text"/>
        <w:spacing w:before="120"/>
        <w:rPr>
          <w:del w:id="238" w:date="2022-05-22T22:47:29Z" w:author="Tom Termini"/>
        </w:rPr>
      </w:pPr>
      <w:r>
        <w:rPr>
          <w:b w:val="1"/>
          <w:bCs w:val="1"/>
          <w:color w:val="ff0000"/>
          <w:u w:color="ff0000"/>
          <w:rtl w:val="0"/>
          <w:lang w:val="en-US"/>
        </w:rPr>
        <w:t xml:space="preserve">Understanding of Requirement. </w:t>
      </w:r>
      <w:r>
        <w:rPr>
          <w:rtl w:val="0"/>
          <w:lang w:val="en-US"/>
        </w:rPr>
        <w:t xml:space="preserve">For ONR to maintain its position as an innovative technical leader for the Navy, it is imperative that the components of its IT infrastructure never reach their technological end-of-life (EOL). Therefore, the AveningTech/BWI Team will implement processes and methodologies to ensure we </w:t>
      </w:r>
      <w:r>
        <w:rPr>
          <w:b w:val="1"/>
          <w:bCs w:val="1"/>
          <w:i w:val="1"/>
          <w:iCs w:val="1"/>
          <w:rtl w:val="0"/>
          <w:lang w:val="en-US"/>
        </w:rPr>
        <w:t>anticipate</w:t>
      </w:r>
      <w:r>
        <w:rPr>
          <w:rtl w:val="0"/>
          <w:lang w:val="en-US"/>
        </w:rPr>
        <w:t xml:space="preserve"> technical refreshment needs for all ONR hardware and software and accomplish that technical refreshment at least six months before EOL. </w:t>
      </w:r>
      <w:del w:id="239" w:date="2022-05-22T22:47:29Z" w:author="Tom Termini">
        <w:r>
          <w:rPr>
            <w:rtl w:val="0"/>
            <w:lang w:val="en-US"/>
          </w:rPr>
          <w:delText xml:space="preserve">We have performed multiple similar technical refreshes for other DoD customers and employ personnel who have experience with NGEN and NMCI. We are also very familiar with the process of acquiring, building, maintaining, refreshing, and disposing of IT assets in multivendor, high security environments. Thus, we have the experience and expertise to </w:delText>
        </w:r>
      </w:del>
      <w:del w:id="240" w:date="2022-05-22T22:47:29Z" w:author="Tom Termini">
        <w:r>
          <w:rPr>
            <w:b w:val="1"/>
            <w:bCs w:val="1"/>
            <w:i w:val="1"/>
            <w:iCs w:val="1"/>
            <w:rtl w:val="0"/>
            <w:lang w:val="en-US"/>
          </w:rPr>
          <w:delText>adapt</w:delText>
        </w:r>
      </w:del>
      <w:del w:id="241" w:date="2022-05-22T22:47:29Z" w:author="Tom Termini">
        <w:r>
          <w:rPr>
            <w:rtl w:val="0"/>
            <w:lang w:val="en-US"/>
          </w:rPr>
          <w:delText xml:space="preserve"> our IT asset management processes to the specific needs associated with the daily and long-term strategic management of ONR</w:delText>
        </w:r>
      </w:del>
      <w:del w:id="242" w:date="2022-05-22T22:47:29Z" w:author="Tom Termini">
        <w:r>
          <w:rPr>
            <w:rtl w:val="0"/>
            <w:lang w:val="en-US"/>
          </w:rPr>
          <w:delText>’</w:delText>
        </w:r>
      </w:del>
      <w:del w:id="243" w:date="2022-05-22T22:47:29Z" w:author="Tom Termini">
        <w:r>
          <w:rPr>
            <w:rtl w:val="0"/>
            <w:lang w:val="en-US"/>
          </w:rPr>
          <w:delText xml:space="preserve">s software and technology-related hardware. This expertise includes planning, monitoring, scanning, and recording software license and/or hardware assets to ensure compliance with vendor contracts. We will </w:delText>
        </w:r>
      </w:del>
      <w:del w:id="244" w:date="2022-05-22T22:47:29Z" w:author="Tom Termini">
        <w:r>
          <w:rPr>
            <w:b w:val="1"/>
            <w:bCs w:val="1"/>
            <w:i w:val="1"/>
            <w:iCs w:val="1"/>
            <w:rtl w:val="0"/>
            <w:lang w:val="en-US"/>
          </w:rPr>
          <w:delText>deliver</w:delText>
        </w:r>
      </w:del>
      <w:del w:id="245" w:date="2022-05-22T22:47:29Z" w:author="Tom Termini">
        <w:r>
          <w:rPr>
            <w:rtl w:val="0"/>
            <w:lang w:val="en-US"/>
          </w:rPr>
          <w:delText xml:space="preserve"> procurement strategies to optimize technology refreshment spending across the organization to support ONR</w:delText>
        </w:r>
      </w:del>
      <w:del w:id="246" w:date="2022-05-22T22:47:29Z" w:author="Tom Termini">
        <w:r>
          <w:rPr>
            <w:rtl w:val="0"/>
            <w:lang w:val="en-US"/>
          </w:rPr>
          <w:delText>’</w:delText>
        </w:r>
      </w:del>
      <w:del w:id="247" w:date="2022-05-22T22:47:29Z" w:author="Tom Termini">
        <w:r>
          <w:rPr>
            <w:rtl w:val="0"/>
            <w:lang w:val="en-US"/>
          </w:rPr>
          <w:delText xml:space="preserve">s mission objectives. </w:delText>
        </w:r>
      </w:del>
    </w:p>
    <w:p>
      <w:pPr>
        <w:pStyle w:val="Body Text"/>
        <w:spacing w:before="120"/>
        <w:rPr>
          <w:ins w:id="248" w:date="2022-05-22T22:59:47Z" w:author="Tom Termini"/>
        </w:rPr>
      </w:pPr>
      <w:del w:id="249" w:date="2022-05-22T22:47:29Z" w:author="Tom Termini">
        <w:r>
          <w:rPr>
            <w:rtl w:val="0"/>
            <w:lang w:val="en-US"/>
          </w:rPr>
          <w:delText xml:space="preserve">For the Defense Microelectronics Activity (DMEA), for example, our team maintained a central database for logging maintenance and EOL status and history for high-technology hardware. We maintained multiple data center and lab environments within DMEA, performing inventories of all IT property assets to facilitate risk analysis and technical refreshment needs across the enterprise. After establishing this baseline, we continuously monitored the assets to integrate ongoing equipment logistics and technical refresh activities with the risk assessment. We developed and maintained a configuration management plan for DMEA that coordinated and documented technical refreshment for multiple enterprise hardware devices and software applications. We received and prepared IT equipment for disposition and ensured all required documentation was filled out appropriately. We assisted Government property custodians with the transfer of equipment, coordinating and scheduling logistics as needed. </w:delText>
        </w:r>
      </w:del>
      <w:ins w:id="250" w:date="2022-05-22T22:59:47Z" w:author="Tom Termini">
        <w:r>
          <w:rPr>
            <w:rtl w:val="0"/>
            <w:lang w:val="en-US"/>
          </w:rPr>
          <w:t>We have performed multiple similar technical refreshes for other DoD customers and employ personnel who have experience with NGEN and NMCI. We are also very familiar with the process of acquiring, building, maintaining, refreshing, and disposing of IT assets in multivendor, high security environments. Thus, we have the experience and expertise to adapt our IT asset management processes to the specific needs associated with the daily and long-term strategic management of ONR</w:t>
        </w:r>
      </w:ins>
      <w:ins w:id="251" w:date="2022-05-22T22:59:47Z" w:author="Tom Termini">
        <w:r>
          <w:rPr>
            <w:rtl w:val="0"/>
            <w:lang w:val="en-US"/>
          </w:rPr>
          <w:t>’</w:t>
        </w:r>
      </w:ins>
      <w:ins w:id="252" w:date="2022-05-22T22:59:47Z" w:author="Tom Termini">
        <w:r>
          <w:rPr>
            <w:rtl w:val="0"/>
            <w:lang w:val="en-US"/>
          </w:rPr>
          <w:t xml:space="preserve">s software and technology-related hardware. </w:t>
        </w:r>
      </w:ins>
    </w:p>
    <w:p>
      <w:pPr>
        <w:pStyle w:val="Body Text"/>
        <w:spacing w:before="120"/>
      </w:pPr>
      <w:ins w:id="253" w:date="2022-05-22T22:59:47Z" w:author="Tom Termini">
        <w:r>
          <w:rPr>
            <w:rtl w:val="0"/>
            <w:lang w:val="en-US"/>
          </w:rPr>
          <w:t xml:space="preserve">For the Defense Microelectronics Activity (DMEA), for example, our team maintained a central database for logging maintenance and EOL status and history for high-technology hardware. We maintained multiple data center and lab environments within DMEA, performing inventories of all IT property assets to facilitate risk analysis and technical refreshment needs across the enterprise. After establishing this baseline, we continuously monitored the assets to integrate ongoing equipment logistics and technical refresh activities with the risk assessment. We developed and maintained a configuration management plan for DMEA that coordinated and documented technical refreshment for multiple enterprise hardware devices and software applications. </w:t>
        </w:r>
      </w:ins>
      <w:r>
        <w:rPr>
          <w:rtl w:val="0"/>
          <w:lang w:val="en-US"/>
        </w:rPr>
        <w:t>To facilitate these efforts our technical personnel also created a customized ticket reporting system analogous to Remedy for DMEA.</w:t>
      </w:r>
    </w:p>
    <w:p>
      <w:pPr>
        <w:pStyle w:val="Body Text"/>
        <w:spacing w:before="120"/>
      </w:pPr>
      <w:r>
        <w:rPr>
          <w:b w:val="1"/>
          <w:bCs w:val="1"/>
          <w:color w:val="ff0000"/>
          <w:u w:color="ff0000"/>
          <w:rtl w:val="0"/>
          <w:lang w:val="en-US"/>
        </w:rPr>
        <w:t xml:space="preserve">Sound Approach. </w:t>
      </w:r>
      <w:r>
        <w:rPr>
          <w:rtl w:val="0"/>
          <w:lang w:val="en-US"/>
        </w:rPr>
        <w:t>Our technical refreshment methodology involves close coordination with the Contractor Technical Representative (CTR) and accounts for multiple variables and other requirements associated with ONR</w:t>
      </w:r>
      <w:r>
        <w:rPr>
          <w:rtl w:val="0"/>
          <w:lang w:val="en-US"/>
        </w:rPr>
        <w:t>’</w:t>
      </w:r>
      <w:r>
        <w:rPr>
          <w:rtl w:val="0"/>
          <w:lang w:val="en-US"/>
        </w:rPr>
        <w:t>s specific technical refreshment goals. We will work with the CTR to coordinate the scheduling of Classified and Unclassified technical refreshes with each ONR office location, as well as interactions with NGEN and NMCI personnel regarding equipment delivery and installation. We will use the following general methods and techniques to ensure all ONR Technical Refresh performance standards are met:</w:t>
      </w:r>
    </w:p>
    <w:p>
      <w:pPr>
        <w:pStyle w:val="Body Text"/>
        <w:spacing w:before="120"/>
      </w:pPr>
      <w:r>
        <w:rPr>
          <w:b w:val="1"/>
          <w:bCs w:val="1"/>
          <w:rtl w:val="0"/>
          <w:lang w:val="en-US"/>
        </w:rPr>
        <w:t>Needs Assessment:</w:t>
      </w:r>
      <w:r>
        <w:rPr>
          <w:rtl w:val="0"/>
          <w:lang w:val="en-US"/>
        </w:rPr>
        <w:t xml:space="preserve"> During the Needs Assessment, we obtain seats and location data from the CTR, survey computing needs, and define any added security and support requirements for each site (in-house, vendor supported, or outsourced) where technical refresh is needed. We document all hardware and software in operation and identify each items manufacturer</w:t>
      </w:r>
      <w:r>
        <w:rPr>
          <w:rtl w:val="0"/>
          <w:lang w:val="en-US"/>
        </w:rPr>
        <w:t>’</w:t>
      </w:r>
      <w:r>
        <w:rPr>
          <w:rtl w:val="0"/>
          <w:lang w:val="en-US"/>
        </w:rPr>
        <w:t>s stated technological end of life date to create a technical refreshment schedule that meets all ONR requirements. We will provide this schedule and documentation to the CTR within six months after start of work, updating the documentation quarterly or when baseline changes occur. We will also implement automated renewal notifications and dashboards for our team to facilitate proactive planning. The documented items will be consistent with the Asset Inventory as reflected in the Asset Management Report. (CDRLs A018, A019)</w:t>
      </w:r>
    </w:p>
    <w:p>
      <w:pPr>
        <w:pStyle w:val="Body Text"/>
        <w:spacing w:before="120"/>
      </w:pPr>
      <w:r>
        <w:rPr>
          <w:b w:val="1"/>
          <w:bCs w:val="1"/>
          <w:rtl w:val="0"/>
          <w:lang w:val="en-US"/>
        </w:rPr>
        <w:t>Technology Research:</w:t>
      </w:r>
      <w:r>
        <w:rPr>
          <w:rtl w:val="0"/>
          <w:lang w:val="en-US"/>
        </w:rPr>
        <w:t xml:space="preserve"> We will research current technology trends to determine technology and cost market clusters as needed, categorizing the results to define the smallest set of specifications that will meet computing needs. Throughout this phase, we focus on maintainability and availability of all technology and applications. We will notify the Government in writing of any hardware or software that is scheduled to reach its technological EOL and provide a written</w:t>
      </w:r>
      <w:del w:id="254" w:date="2022-05-22T22:44:50Z" w:author="Tom Termini">
        <w:r>
          <w:rPr>
            <w:rtl w:val="0"/>
            <w:lang w:val="en-US"/>
          </w:rPr>
          <w:delText xml:space="preserve">  </w:delText>
        </w:r>
      </w:del>
      <w:commentRangeStart w:id="255"/>
      <w:del w:id="256" w:date="2022-05-22T22:44:50Z" w:author="Tom Termini">
        <w:r>
          <w:rPr>
            <w:rtl w:val="0"/>
            <w:lang w:val="en-US"/>
          </w:rPr>
          <w:delText xml:space="preserve"> </w:delText>
        </w:r>
      </w:del>
      <w:commentRangeEnd w:id="255"/>
      <w:r>
        <w:commentReference w:id="255"/>
      </w:r>
      <w:ins w:id="257" w:date="2022-05-22T22:44:50Z" w:author="Tom Termini">
        <w:r>
          <w:rPr>
            <w:rtl w:val="0"/>
            <w:lang w:val="en-US"/>
          </w:rPr>
          <w:t xml:space="preserve"> </w:t>
        </w:r>
      </w:ins>
      <w:r>
        <w:rPr>
          <w:rtl w:val="0"/>
          <w:lang w:val="en-US"/>
        </w:rPr>
        <w:t>Analysis of Alternatives (AoA) using Defense Acquisition standards and format to the Government 18 months in advance of the technological EOL. The AoA will detail potential courses of action and costs to achieve the technical refresh within the required time frame. (CDRL A020)</w:t>
      </w:r>
    </w:p>
    <w:p>
      <w:pPr>
        <w:pStyle w:val="Body Text"/>
        <w:spacing w:before="120"/>
      </w:pPr>
      <w:r>
        <w:rPr>
          <w:b w:val="1"/>
          <w:bCs w:val="1"/>
          <w:rtl w:val="0"/>
          <w:lang w:val="en-US"/>
        </w:rPr>
        <w:t>Procurement Planning:</w:t>
      </w:r>
      <w:del w:id="258" w:date="2022-05-22T22:59:53Z" w:author="Tom Termini">
        <w:r>
          <w:rPr>
            <w:rtl w:val="0"/>
            <w:lang w:val="en-US"/>
          </w:rPr>
          <w:delText xml:space="preserve">  </w:delText>
        </w:r>
      </w:del>
      <w:ins w:id="259" w:date="2022-05-22T22:59:53Z" w:author="Tom Termini">
        <w:r>
          <w:rPr>
            <w:rtl w:val="0"/>
            <w:lang w:val="en-US"/>
          </w:rPr>
          <w:t xml:space="preserve"> </w:t>
        </w:r>
      </w:ins>
      <w:r>
        <w:rPr>
          <w:rtl w:val="0"/>
          <w:lang w:val="en-US"/>
        </w:rPr>
        <w:t>During this phase, we confirm the availability of the new technology and obtain firm delivery schedules. If possible, we recommend early delivery of test systems and procurement of the driver package for deployment development. The plan/schedule at a minimum will include a POA&amp;M, critical path, labor, and dependencies, as well as a definition of Full Operational Capability (FOC) and the individual roles and responsibilities. We will achieve full Government agreement with the plan prior to accepting and implementing the plan/schedule. The plan/schedule will clearly identify all items that must be procured as GFE so the Government can execute any required procurement actions so as to not delay the technical refreshment. (CDRL A021)</w:t>
      </w:r>
    </w:p>
    <w:p>
      <w:pPr>
        <w:pStyle w:val="Body Text"/>
        <w:spacing w:before="120"/>
      </w:pPr>
      <w:r>
        <w:rPr>
          <w:b w:val="1"/>
          <w:bCs w:val="1"/>
          <w:rtl w:val="0"/>
          <w:lang w:val="en-US"/>
        </w:rPr>
        <w:t xml:space="preserve">Pre-deployment Planning: </w:t>
      </w:r>
      <w:r>
        <w:rPr>
          <w:rtl w:val="0"/>
          <w:lang w:val="en-US"/>
        </w:rPr>
        <w:t xml:space="preserve">We develop </w:t>
      </w:r>
      <w:r>
        <w:rPr>
          <w:rtl w:val="0"/>
          <w:lang w:val="en-US"/>
        </w:rPr>
        <w:t>“</w:t>
      </w:r>
      <w:r>
        <w:rPr>
          <w:rtl w:val="0"/>
          <w:lang w:val="en-US"/>
        </w:rPr>
        <w:t>stacked</w:t>
      </w:r>
      <w:r>
        <w:rPr>
          <w:rtl w:val="0"/>
          <w:lang w:val="en-US"/>
        </w:rPr>
        <w:t xml:space="preserve">” </w:t>
      </w:r>
      <w:r>
        <w:rPr>
          <w:rtl w:val="0"/>
          <w:lang w:val="en-US"/>
        </w:rPr>
        <w:t xml:space="preserve">or </w:t>
      </w:r>
      <w:r>
        <w:rPr>
          <w:rtl w:val="0"/>
          <w:lang w:val="en-US"/>
        </w:rPr>
        <w:t>“</w:t>
      </w:r>
      <w:r>
        <w:rPr>
          <w:rtl w:val="0"/>
          <w:lang w:val="en-US"/>
        </w:rPr>
        <w:t>task-based</w:t>
      </w:r>
      <w:r>
        <w:rPr>
          <w:rtl w:val="0"/>
          <w:lang w:val="en-US"/>
        </w:rPr>
        <w:t xml:space="preserve">” </w:t>
      </w:r>
      <w:r>
        <w:rPr>
          <w:rtl w:val="0"/>
          <w:lang w:val="en-US"/>
        </w:rPr>
        <w:t xml:space="preserve">images for each hardware specification being deployed. We install the base image with the relevant operating system and drivers (with STIGs applied), load applicable security software (HBSS, Appblocker, SCCM, AnyConnect, etc.), and develop other required applications as task images (Office applications, DoD applications, Navy/ONR applications, etc.). Generally, we assume that non-imaged or custom software installations are accomplished by the end-user or local support, but we can assist with those installations as needed. During this process, we resolve any identified issues with drivers, security software, or other system conflicts. Based on the delivery schedule, we determine the resources required to provide </w:t>
      </w:r>
      <w:r>
        <w:rPr>
          <w:rtl w:val="0"/>
          <w:lang w:val="en-US"/>
        </w:rPr>
        <w:t>“</w:t>
      </w:r>
      <w:r>
        <w:rPr>
          <w:rtl w:val="0"/>
          <w:lang w:val="en-US"/>
        </w:rPr>
        <w:t>just-in-time</w:t>
      </w:r>
      <w:r>
        <w:rPr>
          <w:rtl w:val="0"/>
          <w:lang w:val="en-US"/>
        </w:rPr>
        <w:t xml:space="preserve">” </w:t>
      </w:r>
      <w:r>
        <w:rPr>
          <w:rtl w:val="0"/>
          <w:lang w:val="en-US"/>
        </w:rPr>
        <w:t>configuration and delivery. We obtain and firm up the delivery list and create a plan to handle exceptions. We then develop and deploy the support environment (usually Web-based), develop end-user documentation for initial setup and configuration, and develop and disseminate the master plan and schedule. We will complete all technological refreshments no later than six months before an item</w:t>
      </w:r>
      <w:r>
        <w:rPr>
          <w:rtl w:val="0"/>
          <w:lang w:val="en-US"/>
        </w:rPr>
        <w:t>’</w:t>
      </w:r>
      <w:r>
        <w:rPr>
          <w:rtl w:val="0"/>
          <w:lang w:val="en-US"/>
        </w:rPr>
        <w:t>s technological EOL, ensuring that the items reach their</w:t>
      </w:r>
      <w:del w:id="260" w:date="2022-05-22T22:59:53Z" w:author="Tom Termini">
        <w:r>
          <w:rPr>
            <w:rtl w:val="0"/>
            <w:lang w:val="en-US"/>
          </w:rPr>
          <w:delText xml:space="preserve">  </w:delText>
        </w:r>
      </w:del>
      <w:ins w:id="261" w:date="2022-05-22T22:59:53Z" w:author="Tom Termini">
        <w:r>
          <w:rPr>
            <w:rtl w:val="0"/>
            <w:lang w:val="en-US"/>
          </w:rPr>
          <w:t xml:space="preserve"> </w:t>
        </w:r>
      </w:ins>
      <w:r>
        <w:rPr>
          <w:rtl w:val="0"/>
          <w:lang w:val="en-US"/>
        </w:rPr>
        <w:t>Completion will be based on the item reaching its FOC as defined in the POA&amp;M documentation.</w:t>
      </w:r>
    </w:p>
    <w:p>
      <w:pPr>
        <w:pStyle w:val="Body Text"/>
        <w:spacing w:before="120"/>
      </w:pPr>
      <w:r>
        <w:rPr>
          <w:b w:val="1"/>
          <w:bCs w:val="1"/>
          <w:rtl w:val="0"/>
          <w:lang w:val="en-US"/>
        </w:rPr>
        <w:t xml:space="preserve">Deployment and Documentation: </w:t>
      </w:r>
      <w:r>
        <w:rPr>
          <w:rtl w:val="0"/>
          <w:lang w:val="en-US"/>
        </w:rPr>
        <w:t>When the equipment is shipped, we will send out user documentation electronically with a link to a Deployment Support Web page that includes:</w:t>
      </w:r>
    </w:p>
    <w:p>
      <w:pPr>
        <w:pStyle w:val="Body Text"/>
        <w:numPr>
          <w:ilvl w:val="0"/>
          <w:numId w:val="8"/>
        </w:numPr>
        <w:spacing w:before="120" w:after="0"/>
        <w:jc w:val="left"/>
        <w:rPr>
          <w:lang w:val="en-US"/>
        </w:rPr>
      </w:pPr>
      <w:r>
        <w:rPr>
          <w:rtl w:val="0"/>
          <w:lang w:val="en-US"/>
        </w:rPr>
        <w:t>Deployment schedule for end users</w:t>
      </w:r>
    </w:p>
    <w:p>
      <w:pPr>
        <w:pStyle w:val="Body Text"/>
        <w:numPr>
          <w:ilvl w:val="0"/>
          <w:numId w:val="8"/>
        </w:numPr>
        <w:spacing w:before="120" w:after="0"/>
        <w:jc w:val="left"/>
        <w:rPr>
          <w:lang w:val="en-US"/>
        </w:rPr>
      </w:pPr>
      <w:r>
        <w:rPr>
          <w:rtl w:val="0"/>
          <w:lang w:val="en-US"/>
        </w:rPr>
        <w:t>Shipment updates</w:t>
      </w:r>
    </w:p>
    <w:p>
      <w:pPr>
        <w:pStyle w:val="Body Text"/>
        <w:numPr>
          <w:ilvl w:val="0"/>
          <w:numId w:val="8"/>
        </w:numPr>
        <w:spacing w:before="120" w:after="0"/>
        <w:jc w:val="left"/>
        <w:rPr>
          <w:lang w:val="en-US"/>
        </w:rPr>
      </w:pPr>
      <w:r>
        <w:rPr>
          <w:rtl w:val="0"/>
          <w:lang w:val="en-US"/>
        </w:rPr>
        <w:t>Deployment schedule for CTR with status</w:t>
      </w:r>
    </w:p>
    <w:p>
      <w:pPr>
        <w:pStyle w:val="Body Text"/>
        <w:numPr>
          <w:ilvl w:val="0"/>
          <w:numId w:val="8"/>
        </w:numPr>
        <w:spacing w:before="120" w:after="0"/>
        <w:jc w:val="left"/>
        <w:rPr>
          <w:lang w:val="en-US"/>
        </w:rPr>
      </w:pPr>
      <w:r>
        <w:rPr>
          <w:rtl w:val="0"/>
          <w:lang w:val="en-US"/>
        </w:rPr>
        <w:t>End user support reference and points of contact</w:t>
      </w:r>
    </w:p>
    <w:p>
      <w:pPr>
        <w:pStyle w:val="Body Text"/>
        <w:numPr>
          <w:ilvl w:val="0"/>
          <w:numId w:val="8"/>
        </w:numPr>
        <w:spacing w:before="120" w:after="0"/>
        <w:jc w:val="left"/>
        <w:rPr>
          <w:lang w:val="en-US"/>
        </w:rPr>
      </w:pPr>
      <w:r>
        <w:rPr>
          <w:rtl w:val="0"/>
          <w:lang w:val="en-US"/>
        </w:rPr>
        <w:t>Site sustainment support reference</w:t>
      </w:r>
    </w:p>
    <w:p>
      <w:pPr>
        <w:pStyle w:val="Body Text"/>
        <w:numPr>
          <w:ilvl w:val="0"/>
          <w:numId w:val="8"/>
        </w:numPr>
        <w:spacing w:before="120" w:after="0"/>
        <w:jc w:val="left"/>
        <w:rPr>
          <w:lang w:val="en-US"/>
        </w:rPr>
      </w:pPr>
      <w:r>
        <w:rPr>
          <w:rtl w:val="0"/>
          <w:lang w:val="en-US"/>
        </w:rPr>
        <w:t>User acknowledgement of receipt/inventory workflow</w:t>
      </w:r>
    </w:p>
    <w:p>
      <w:pPr>
        <w:pStyle w:val="Body Text"/>
        <w:spacing w:before="120"/>
      </w:pPr>
      <w:r>
        <w:rPr>
          <w:rtl w:val="0"/>
          <w:lang w:val="en-US"/>
        </w:rPr>
        <w:t xml:space="preserve">During site visits, we perform any support required for disconnected systems (i.e., SIPR, JWICS) and provide desk-side support for end-users. We will support proactive technical refresh of technology such as blade servers, switches, wireless devices, iPhones, and VTC equipment. CTR and Government Network Operations Managers coordinate these upgrades in collaboration and the upgrades must be completed before end-of-life as a normal part of the equipment life cycle. Servers and phones are updated in a process similar to the one described above, while switches and wireless device updates are dependent on topology knowledge and typically require either local or on-site support. We may also be able to preconfigure and ship switches out as part of a technology refresh by exporting the current configuration to the new switch. </w:t>
      </w:r>
    </w:p>
    <w:p>
      <w:pPr>
        <w:pStyle w:val="Body Text"/>
        <w:spacing w:before="120"/>
      </w:pPr>
      <w:r>
        <w:rPr>
          <w:b w:val="1"/>
          <w:bCs w:val="1"/>
          <w:color w:val="ff0000"/>
          <w:u w:color="ff0000"/>
          <w:rtl w:val="0"/>
          <w:lang w:val="en-US"/>
        </w:rPr>
        <w:t xml:space="preserve">Ability to Perform Successfully. </w:t>
      </w:r>
      <w:r>
        <w:rPr>
          <w:rtl w:val="0"/>
          <w:lang w:val="en-US"/>
        </w:rPr>
        <w:t xml:space="preserve">The methods </w:t>
      </w:r>
      <w:commentRangeStart w:id="262"/>
      <w:r>
        <w:rPr>
          <w:rtl w:val="0"/>
          <w:lang w:val="en-US"/>
        </w:rPr>
        <w:t xml:space="preserve">described </w:t>
      </w:r>
      <w:commentRangeEnd w:id="262"/>
      <w:r>
        <w:commentReference w:id="262"/>
      </w:r>
      <w:r>
        <w:rPr>
          <w:rtl w:val="0"/>
          <w:lang w:val="en-US"/>
        </w:rPr>
        <w:t>above will allow the AveningTech/BWI Team to meet all performance standards associated with technical refresh, including the identification and completion of all technological refreshments and reports in accordance with CDRLs A018-A021. We will identify all items reaching technological end of life 18 months prior to their end of life and complete a technical refresh at least 6 months prior to technological end of life. Specific benefits our approach brings to ONR include:</w:t>
      </w:r>
    </w:p>
    <w:p>
      <w:pPr>
        <w:pStyle w:val="Body Text"/>
        <w:numPr>
          <w:ilvl w:val="0"/>
          <w:numId w:val="10"/>
        </w:numPr>
        <w:spacing w:before="120" w:after="0"/>
        <w:jc w:val="left"/>
        <w:rPr>
          <w:lang w:val="en-US"/>
        </w:rPr>
      </w:pPr>
      <w:r>
        <w:rPr>
          <w:rtl w:val="0"/>
          <w:lang w:val="en-US"/>
        </w:rPr>
        <w:t>Minimization of compliance risks through automated renewal notifications and dashboards that display upcoming refresh requirements and deadlines.</w:t>
      </w:r>
    </w:p>
    <w:p>
      <w:pPr>
        <w:pStyle w:val="Body Text"/>
        <w:numPr>
          <w:ilvl w:val="0"/>
          <w:numId w:val="10"/>
        </w:numPr>
        <w:spacing w:before="120" w:after="0"/>
        <w:jc w:val="left"/>
        <w:rPr>
          <w:lang w:val="en-US"/>
        </w:rPr>
      </w:pPr>
      <w:r>
        <w:rPr>
          <w:rtl w:val="0"/>
          <w:lang w:val="en-US"/>
        </w:rPr>
        <w:t>Quarterly reviews to confirm end-of-life and service dates so that there is sufficient lead time for equipment delivery, installation, and advanced refresh schedules.</w:t>
      </w:r>
    </w:p>
    <w:p>
      <w:pPr>
        <w:pStyle w:val="Heading"/>
      </w:pPr>
      <w:bookmarkStart w:name="_Toc4" w:id="263"/>
      <w:r>
        <w:rPr>
          <w:rFonts w:cs="Arial Unicode MS" w:eastAsia="Arial Unicode MS"/>
          <w:rtl w:val="0"/>
        </w:rPr>
        <w:t>1.5 Information Assurance</w:t>
      </w:r>
      <w:bookmarkEnd w:id="263"/>
    </w:p>
    <w:p>
      <w:pPr>
        <w:pStyle w:val="Body Text"/>
        <w:spacing w:before="120"/>
      </w:pPr>
      <w:r>
        <w:rPr>
          <w:b w:val="1"/>
          <w:bCs w:val="1"/>
          <w:color w:val="ff0000"/>
          <w:u w:color="ff0000"/>
          <w:rtl w:val="0"/>
          <w:lang w:val="en-US"/>
        </w:rPr>
        <w:t xml:space="preserve">Understanding of Requirement. </w:t>
      </w:r>
      <w:r>
        <w:rPr>
          <w:rtl w:val="0"/>
          <w:lang w:val="en-US"/>
        </w:rPr>
        <w:t>The AveningTech/BWI Team</w:t>
      </w:r>
      <w:r>
        <w:rPr>
          <w:rtl w:val="0"/>
          <w:lang w:val="en-US"/>
        </w:rPr>
        <w:t>’</w:t>
      </w:r>
      <w:r>
        <w:rPr>
          <w:rtl w:val="0"/>
          <w:lang w:val="en-US"/>
        </w:rPr>
        <w:t xml:space="preserve">s approach to </w:t>
      </w:r>
      <w:commentRangeStart w:id="264"/>
      <w:r>
        <w:rPr>
          <w:rtl w:val="0"/>
          <w:lang w:val="en-US"/>
        </w:rPr>
        <w:t xml:space="preserve">delivering </w:t>
      </w:r>
      <w:commentRangeEnd w:id="264"/>
      <w:r>
        <w:commentReference w:id="264"/>
      </w:r>
      <w:r>
        <w:rPr>
          <w:rtl w:val="0"/>
          <w:lang w:val="en-US"/>
        </w:rPr>
        <w:t xml:space="preserve">information assurance (IA), cyber security, and computer network defense (CND) focuses on engaging personnel with the required certifications and qualifications and aligning with the appropriate ONR, DoD, and Navy policies. Our team has substantial experience with the maintenance of system Approvals to Operate (ATO) for software and systems critical to ONR mission success. We provide a full scope of ITIL 4.0-based IT Service Management (ITSM) services related to cybersecurity, encompassing the areas of Service Strategy, Service Design, Service Transition, Service Operations and Continual Service Improvement, allowing us to </w:t>
      </w:r>
      <w:r>
        <w:rPr>
          <w:b w:val="1"/>
          <w:bCs w:val="1"/>
          <w:i w:val="1"/>
          <w:iCs w:val="1"/>
          <w:rtl w:val="0"/>
          <w:lang w:val="en-US"/>
        </w:rPr>
        <w:t>anticipate</w:t>
      </w:r>
      <w:r>
        <w:rPr>
          <w:rtl w:val="0"/>
          <w:lang w:val="en-US"/>
        </w:rPr>
        <w:t xml:space="preserve"> requirements as the threat environment evolves. Our team applies and </w:t>
      </w:r>
      <w:r>
        <w:rPr>
          <w:b w:val="1"/>
          <w:bCs w:val="1"/>
          <w:i w:val="1"/>
          <w:iCs w:val="1"/>
          <w:rtl w:val="0"/>
          <w:lang w:val="en-US"/>
        </w:rPr>
        <w:t>adapts</w:t>
      </w:r>
      <w:r>
        <w:rPr>
          <w:rtl w:val="0"/>
          <w:lang w:val="en-US"/>
        </w:rPr>
        <w:t xml:space="preserve"> best practices for ITSM across all IA, cybersecurity, and CND tasks and continually monitors and evaluates services, processes, and technologies to maximize effectiveness and efficiency and validate their applicability to mission objectives. We establish collaborative communications and relationships with our customer</w:t>
      </w:r>
      <w:r>
        <w:rPr>
          <w:rtl w:val="0"/>
          <w:lang w:val="en-US"/>
        </w:rPr>
        <w:t>’</w:t>
      </w:r>
      <w:r>
        <w:rPr>
          <w:rtl w:val="0"/>
          <w:lang w:val="en-US"/>
        </w:rPr>
        <w:t>s cybersecurity personnel and with external customers, and we will bring this same collaborative mindset to ONR. This engagement will promote the integration of our staff and knowledge into ONR</w:t>
      </w:r>
      <w:r>
        <w:rPr>
          <w:rtl w:val="0"/>
          <w:lang w:val="en-US"/>
        </w:rPr>
        <w:t>’</w:t>
      </w:r>
      <w:r>
        <w:rPr>
          <w:rtl w:val="0"/>
          <w:lang w:val="en-US"/>
        </w:rPr>
        <w:t xml:space="preserve">s established governance and service posture, augmenting the capabilities of the entire Government and contractor workforce. We </w:t>
      </w:r>
      <w:r>
        <w:rPr>
          <w:b w:val="1"/>
          <w:bCs w:val="1"/>
          <w:i w:val="1"/>
          <w:iCs w:val="1"/>
          <w:rtl w:val="0"/>
          <w:lang w:val="en-US"/>
        </w:rPr>
        <w:t>deliver</w:t>
      </w:r>
      <w:r>
        <w:rPr>
          <w:rtl w:val="0"/>
          <w:lang w:val="en-US"/>
        </w:rPr>
        <w:t xml:space="preserve"> proven technologies and automation to act as a force multiplier and reduce risk. </w:t>
      </w:r>
    </w:p>
    <w:p>
      <w:pPr>
        <w:pStyle w:val="Body Text"/>
        <w:spacing w:before="120"/>
      </w:pPr>
      <w:r>
        <w:rPr>
          <w:b w:val="1"/>
          <w:bCs w:val="1"/>
          <w:shd w:val="clear" w:color="auto" w:fill="ffff00"/>
          <w:rtl w:val="0"/>
          <w:lang w:val="en-US"/>
        </w:rPr>
        <w:t>PROOF POINT OPPORTUNITY AREA:</w:t>
      </w:r>
      <w:r>
        <w:rPr>
          <w:shd w:val="clear" w:color="auto" w:fill="ffff00"/>
          <w:rtl w:val="0"/>
          <w:lang w:val="en-US"/>
        </w:rPr>
        <w:t xml:space="preserve"> The </w:t>
      </w:r>
      <w:r>
        <w:rPr>
          <w:shd w:val="clear" w:color="auto" w:fill="ffff00"/>
          <w:rtl w:val="0"/>
          <w:lang w:val="en-US"/>
        </w:rPr>
        <w:t>“</w:t>
      </w:r>
      <w:r>
        <w:rPr>
          <w:shd w:val="clear" w:color="auto" w:fill="ffff00"/>
          <w:rtl w:val="0"/>
          <w:lang w:val="en-US"/>
        </w:rPr>
        <w:t>TO BE</w:t>
      </w:r>
      <w:r>
        <w:rPr>
          <w:shd w:val="clear" w:color="auto" w:fill="ffff00"/>
          <w:rtl w:val="0"/>
          <w:lang w:val="en-US"/>
        </w:rPr>
        <w:t xml:space="preserve">” </w:t>
      </w:r>
      <w:r>
        <w:rPr>
          <w:shd w:val="clear" w:color="auto" w:fill="ffff00"/>
          <w:rtl w:val="0"/>
          <w:lang w:val="en-US"/>
        </w:rPr>
        <w:t>environment shall provide Virtual Datacenter Management Services including but not limited to Host Based Security System (HBSS), ePolicy Orchestrator (ePO) suite, Assured Compliance Assessment Solution (ACAS) and Nessus to allow ONR to meet cyber conditions (CYBERCON) baseline requirements.</w:t>
      </w:r>
      <w:del w:id="265" w:date="2022-05-22T22:59:53Z" w:author="Tom Termini">
        <w:r>
          <w:rPr>
            <w:shd w:val="clear" w:color="auto" w:fill="ffff00"/>
            <w:rtl w:val="0"/>
            <w:lang w:val="en-US"/>
          </w:rPr>
          <w:delText xml:space="preserve">  </w:delText>
        </w:r>
      </w:del>
      <w:ins w:id="266" w:date="2022-05-22T22:59:53Z" w:author="Tom Termini">
        <w:r>
          <w:rPr>
            <w:shd w:val="clear" w:color="auto" w:fill="ffff00"/>
            <w:rtl w:val="0"/>
            <w:lang w:val="en-US"/>
          </w:rPr>
          <w:t xml:space="preserve"> </w:t>
        </w:r>
      </w:ins>
      <w:r>
        <w:rPr>
          <w:shd w:val="clear" w:color="auto" w:fill="ffff00"/>
          <w:rtl w:val="0"/>
          <w:lang w:val="en-US"/>
        </w:rPr>
        <w:t>Management Service must be leveraged to the greatest extent possible to reduce the on premises footprint.</w:t>
      </w:r>
      <w:r>
        <w:rPr>
          <w:rtl w:val="0"/>
          <w:lang w:val="en-US"/>
        </w:rPr>
        <w:t xml:space="preserve"> </w:t>
      </w:r>
      <w:r>
        <w:rPr>
          <w:i w:val="1"/>
          <w:iCs w:val="1"/>
          <w:color w:val="ff0000"/>
          <w:u w:color="ff0000"/>
          <w:rtl w:val="0"/>
          <w:lang w:val="en-US"/>
        </w:rPr>
        <w:t>This is identical to AveningTech</w:t>
      </w:r>
      <w:r>
        <w:rPr>
          <w:i w:val="1"/>
          <w:iCs w:val="1"/>
          <w:color w:val="ff0000"/>
          <w:u w:color="ff0000"/>
          <w:rtl w:val="0"/>
          <w:lang w:val="en-US"/>
        </w:rPr>
        <w:t>’</w:t>
      </w:r>
      <w:r>
        <w:rPr>
          <w:i w:val="1"/>
          <w:iCs w:val="1"/>
          <w:color w:val="ff0000"/>
          <w:u w:color="ff0000"/>
          <w:rtl w:val="0"/>
          <w:lang w:val="en-US"/>
        </w:rPr>
        <w:t>s support for USCG TISCOM and HBSS, ePolicy, ACAS, and Nessus are all called out specifically in our PP example. I will write something here as a proof point that we can help the transition to ONR</w:t>
      </w:r>
      <w:r>
        <w:rPr>
          <w:i w:val="1"/>
          <w:iCs w:val="1"/>
          <w:color w:val="ff0000"/>
          <w:u w:color="ff0000"/>
          <w:rtl w:val="0"/>
          <w:lang w:val="en-US"/>
        </w:rPr>
        <w:t>’</w:t>
      </w:r>
      <w:r>
        <w:rPr>
          <w:i w:val="1"/>
          <w:iCs w:val="1"/>
          <w:color w:val="ff0000"/>
          <w:u w:color="ff0000"/>
          <w:rtl w:val="0"/>
          <w:lang w:val="en-US"/>
        </w:rPr>
        <w:t xml:space="preserve">s </w:t>
      </w:r>
      <w:r>
        <w:rPr>
          <w:i w:val="1"/>
          <w:iCs w:val="1"/>
          <w:color w:val="ff0000"/>
          <w:u w:color="ff0000"/>
          <w:rtl w:val="0"/>
          <w:lang w:val="en-US"/>
        </w:rPr>
        <w:t>“</w:t>
      </w:r>
      <w:r>
        <w:rPr>
          <w:i w:val="1"/>
          <w:iCs w:val="1"/>
          <w:color w:val="ff0000"/>
          <w:u w:color="ff0000"/>
          <w:rtl w:val="0"/>
          <w:lang w:val="en-US"/>
        </w:rPr>
        <w:t>to be</w:t>
      </w:r>
      <w:r>
        <w:rPr>
          <w:i w:val="1"/>
          <w:iCs w:val="1"/>
          <w:color w:val="ff0000"/>
          <w:u w:color="ff0000"/>
          <w:rtl w:val="0"/>
          <w:lang w:val="en-US"/>
        </w:rPr>
        <w:t xml:space="preserve">” </w:t>
      </w:r>
      <w:r>
        <w:rPr>
          <w:i w:val="1"/>
          <w:iCs w:val="1"/>
          <w:color w:val="ff0000"/>
          <w:u w:color="ff0000"/>
          <w:rtl w:val="0"/>
          <w:lang w:val="en-US"/>
        </w:rPr>
        <w:t xml:space="preserve">environment by using our TISCOM experience. </w:t>
      </w:r>
    </w:p>
    <w:p>
      <w:pPr>
        <w:pStyle w:val="Body Text"/>
        <w:spacing w:before="120"/>
        <w:rPr>
          <w:del w:id="267" w:date="2022-05-22T22:45:36Z" w:author="Tom Termini"/>
        </w:rPr>
      </w:pPr>
      <w:r>
        <w:rPr>
          <w:rtl w:val="0"/>
          <w:lang w:val="en-US"/>
        </w:rPr>
        <w:t>In addition, the AveningTech/BWI Team fully understands Risk Management Framework (RMF) and Authorization to Operate (ATO) processes as they relate to cybersecurity because we have provided very similar support to DMEA, assisting with computer forensics, personnel investigations, contractor investigations, and classified spillage incidents.</w:t>
      </w:r>
      <w:r>
        <w:rPr>
          <w:rtl w:val="0"/>
          <w:lang w:val="en-US"/>
        </w:rPr>
        <w:t xml:space="preserve">  </w:t>
      </w:r>
      <w:r>
        <w:rPr>
          <w:rtl w:val="0"/>
          <w:lang w:val="en-US"/>
        </w:rPr>
        <w:t xml:space="preserve">We work with clients to identify potentially suspicious activity, threat sources such as infrastructure entry points, root causes such as perimeter security misconfigurations, and critical IT assets. We assist with the formulation of plans of action or draft remediation recommendations as needed. We also provide subject matter expertise regarding best practices for security governance and RMF compliance, as well as management and assessment of vulnerability tools such as Assured Compliance Assessment Solution (ACAS) and Security Content Automation Protocol (SCAP). In fact, we accomplished an entire RMF assessment and authorization project for the Joint Worldwide Intelligence Communications System (JWICS) at DMEA, culminating in an ATO f that brought the entire enterprise into compliance with DoDI 8510, NIST 800-53, CNSSI No. 1253, and ICD 503 guidelines. </w:t>
      </w:r>
      <w:del w:id="268" w:date="2022-05-22T22:45:36Z" w:author="Tom Termini">
        <w:r>
          <w:rPr>
            <w:rtl w:val="0"/>
            <w:lang w:val="en-US"/>
          </w:rPr>
          <w:delText>A Defense Intelligence Agency (DIA) auditor remarked that our work was superlative and that the documentation was complete and accurate enough to enable completion of the audit two days early. Leveraging our experience from these previous successes, our team will help ONR achieve an RMF posture that ensures the management of cybersecurity risk across the enterprise and the continuity of ONR</w:delText>
        </w:r>
      </w:del>
      <w:del w:id="269" w:date="2022-05-22T22:45:36Z" w:author="Tom Termini">
        <w:r>
          <w:rPr>
            <w:rtl w:val="0"/>
            <w:lang w:val="en-US"/>
          </w:rPr>
          <w:delText>’</w:delText>
        </w:r>
      </w:del>
      <w:del w:id="270" w:date="2022-05-22T22:45:36Z" w:author="Tom Termini">
        <w:r>
          <w:rPr>
            <w:rtl w:val="0"/>
            <w:lang w:val="en-US"/>
          </w:rPr>
          <w:delText>s IT enterprise infrastructure and related services against an ever-evolving threat spectrum</w:delText>
        </w:r>
      </w:del>
      <w:commentRangeStart w:id="271"/>
      <w:del w:id="272" w:date="2022-05-22T22:45:36Z" w:author="Tom Termini">
        <w:r>
          <w:rPr>
            <w:rtl w:val="0"/>
            <w:lang w:val="en-US"/>
          </w:rPr>
          <w:delText>.</w:delText>
        </w:r>
      </w:del>
      <w:commentRangeEnd w:id="271"/>
      <w:r>
        <w:commentReference w:id="271"/>
      </w:r>
    </w:p>
    <w:p>
      <w:pPr>
        <w:pStyle w:val="Body Text"/>
        <w:spacing w:before="120"/>
        <w:rPr>
          <w:del w:id="273" w:date="2022-05-22T22:45:36Z" w:author="Tom Termini"/>
        </w:rPr>
      </w:pPr>
      <w:del w:id="274" w:date="2022-05-22T22:45:36Z" w:author="Tom Termini">
        <w:r>
          <w:rPr>
            <w:rtl w:val="0"/>
            <w:lang w:val="en-US"/>
          </w:rPr>
          <w:delText>All AveningTech/BWI Team personnel performing cybersecurity activities obtain, and remain current with, required technical and/or management certifications to ensure compliance with DoD 8570.1, Information Assurance Workforce Improvement Program, and SECNAV M-5239.2, DON Information Assurance Workforce Management Manual. We also ensure all system deliverables comply with Department of Defense Instruction (DoDI) 8500.01, Cybersecurity, and SECNAV M-5239.1, DON Information Assurance Program. We will implement cybersecurity policy correctly on ONR systems by ensuring compliance with all relevant ONR, Navy, DoD, Joint Chiefs of Staff (CJCSI), and Defense Information Systems Agency (DISA) instructions, regulations, and procedures. All application deliverables will comply with all requirements of the DISA Application Security and Development Security Technical Implementation Guide (STIG).</w:delText>
        </w:r>
      </w:del>
    </w:p>
    <w:p>
      <w:pPr>
        <w:pStyle w:val="Body Text"/>
        <w:spacing w:before="120"/>
        <w:rPr>
          <w:del w:id="275" w:date="2022-05-22T22:45:36Z" w:author="Tom Termini"/>
        </w:rPr>
      </w:pPr>
      <w:del w:id="276" w:date="2022-05-22T22:45:36Z" w:author="Tom Termini">
        <w:r>
          <w:rPr>
            <w:b w:val="1"/>
            <w:bCs w:val="1"/>
            <w:color w:val="ff0000"/>
            <w:u w:color="ff0000"/>
            <w:rtl w:val="0"/>
            <w:lang w:val="en-US"/>
          </w:rPr>
          <w:delText xml:space="preserve">Sound Approach. </w:delText>
        </w:r>
      </w:del>
      <w:del w:id="277" w:date="2022-05-22T22:45:36Z" w:author="Tom Termini">
        <w:r>
          <w:rPr>
            <w:rtl w:val="0"/>
            <w:lang w:val="en-US"/>
          </w:rPr>
          <w:delText>To effectively manage Information Assurance Vulnerability Management (IAVM) actions and patch management activities, the AveningTech/BWI Team follows DoD and Navy guidance and directives to plan, prepare, validate, document, implement and coordinate these support tasks. These directives include the U.S. Navy RMF Process Guide, which provides Navy-specific processes to identify and properly manage the risk to Navy IT in accordance with DoDI 8510.01, taking into consideration Navy</w:delText>
        </w:r>
      </w:del>
      <w:del w:id="278" w:date="2022-05-22T22:45:36Z" w:author="Tom Termini">
        <w:r>
          <w:rPr>
            <w:rtl w:val="0"/>
            <w:lang w:val="en-US"/>
          </w:rPr>
          <w:delText>–</w:delText>
        </w:r>
      </w:del>
      <w:del w:id="279" w:date="2022-05-22T22:45:36Z" w:author="Tom Termini">
        <w:r>
          <w:rPr>
            <w:rtl w:val="0"/>
            <w:lang w:val="en-US"/>
          </w:rPr>
          <w:delText>unique operational and environmental demands. We will tailor our support to specific ONR requirements while following general best practices for IAVM and patch management activities. We will conduct vulnerability scans and provide vulnerability remediation and documentation for NASIC</w:delText>
        </w:r>
      </w:del>
      <w:del w:id="280" w:date="2022-05-22T22:45:36Z" w:author="Tom Termini">
        <w:r>
          <w:rPr>
            <w:rtl w:val="0"/>
            <w:lang w:val="en-US"/>
          </w:rPr>
          <w:delText>’</w:delText>
        </w:r>
      </w:del>
      <w:del w:id="281" w:date="2022-05-22T22:45:36Z" w:author="Tom Termini">
        <w:r>
          <w:rPr>
            <w:rtl w:val="0"/>
            <w:lang w:val="en-US"/>
          </w:rPr>
          <w:delText>s compiled software, application source code, and containerized software. Our subject matter experts are well versed in the implementation of RMF through our DMEA experience</w:delText>
        </w:r>
      </w:del>
      <w:commentRangeStart w:id="282"/>
      <w:commentRangeStart w:id="283"/>
      <w:commentRangeStart w:id="284"/>
      <w:del w:id="285" w:date="2022-05-22T22:45:36Z" w:author="Tom Termini">
        <w:r>
          <w:rPr>
            <w:rtl w:val="0"/>
            <w:lang w:val="en-US"/>
          </w:rPr>
          <w:delText>,</w:delText>
        </w:r>
      </w:del>
      <w:commentRangeEnd w:id="282"/>
      <w:r>
        <w:commentReference w:id="282"/>
      </w:r>
      <w:commentRangeEnd w:id="283"/>
      <w:r>
        <w:commentReference w:id="283"/>
      </w:r>
      <w:commentRangeEnd w:id="284"/>
      <w:r>
        <w:commentReference w:id="284"/>
      </w:r>
      <w:del w:id="286" w:date="2022-05-22T22:45:36Z" w:author="Tom Termini">
        <w:r>
          <w:rPr>
            <w:rtl w:val="0"/>
            <w:lang w:val="en-US"/>
          </w:rPr>
          <w:delText xml:space="preserve"> which includes vulnerability testing in its </w:delText>
        </w:r>
      </w:del>
      <w:del w:id="287" w:date="2022-05-22T22:45:36Z" w:author="Tom Termini">
        <w:r>
          <w:rPr>
            <w:rtl w:val="0"/>
            <w:lang w:val="en-US"/>
          </w:rPr>
          <w:delText>“</w:delText>
        </w:r>
      </w:del>
      <w:del w:id="288" w:date="2022-05-22T22:45:36Z" w:author="Tom Termini">
        <w:r>
          <w:rPr>
            <w:rtl w:val="0"/>
            <w:lang w:val="en-US"/>
          </w:rPr>
          <w:delText>Assess</w:delText>
        </w:r>
      </w:del>
      <w:del w:id="289" w:date="2022-05-22T22:45:36Z" w:author="Tom Termini">
        <w:r>
          <w:rPr>
            <w:rtl w:val="0"/>
            <w:lang w:val="en-US"/>
          </w:rPr>
          <w:delText xml:space="preserve">” </w:delText>
        </w:r>
      </w:del>
      <w:del w:id="290" w:date="2022-05-22T22:45:36Z" w:author="Tom Termini">
        <w:r>
          <w:rPr>
            <w:rtl w:val="0"/>
            <w:lang w:val="en-US"/>
          </w:rPr>
          <w:delText xml:space="preserve">step and will apply these principles to software vulnerability testing with precision and attention to the ONR mission Our approach weighs the risk tolerance of the organization with the security categorization of the system where the software will reside. We will follow a patch management schedule that streamlines the process of collecting available patches, testing, gaining approval to implement, and installing patches. We will ensure that the patch management process follows ONR directives for cyber activities and ensures 100% compliance with patch management goals. </w:delText>
        </w:r>
      </w:del>
    </w:p>
    <w:p>
      <w:pPr>
        <w:pStyle w:val="Body Text"/>
        <w:spacing w:before="120"/>
        <w:rPr>
          <w:ins w:id="291" w:date="2022-05-22T22:59:47Z" w:author="Tom Termini"/>
        </w:rPr>
      </w:pPr>
      <w:del w:id="292" w:date="2022-05-22T22:45:36Z" w:author="Tom Termini">
        <w:r>
          <w:rPr>
            <w:rtl w:val="0"/>
            <w:lang w:val="en-US"/>
          </w:rPr>
          <w:delText>Our team will perform IAVM compliance validation and reporting and acknowledge, test, and install Information Assurance Vulnerability Alerts (IAVAs) within specified time limits, ensuring IAVA compliance 100% of the time, leveraging our experience providing similar support successfully for DMEA</w:delText>
        </w:r>
      </w:del>
      <w:commentRangeStart w:id="293"/>
      <w:del w:id="294" w:date="2022-05-22T22:45:36Z" w:author="Tom Termini">
        <w:r>
          <w:rPr>
            <w:rtl w:val="0"/>
            <w:lang w:val="en-US"/>
          </w:rPr>
          <w:delText>.</w:delText>
        </w:r>
      </w:del>
      <w:commentRangeEnd w:id="293"/>
      <w:r>
        <w:commentReference w:id="293"/>
      </w:r>
      <w:del w:id="295" w:date="2022-05-22T22:45:36Z" w:author="Tom Termini">
        <w:r>
          <w:rPr>
            <w:rtl w:val="0"/>
            <w:lang w:val="en-US"/>
          </w:rPr>
          <w:delText xml:space="preserve"> We will provide written plans of requirements to the ONR Director of Network Operations so that the IAVA requirements can be scheduled to meet deadline requirements. We will coordinate testing and installation of all IAVAs and security patches with ONR Network Operations personnel, document IAVA actions weekly, and provide the results to the ONR IA Manager (CDRL A014). These results are used in subsequent vulnerability analyses, which result in Gap Analysis Reports that are reviewed with ONR system stakeholders. These reviews determine what, if any, security settings may impact system operations if implemented and help establish a list of security settings to be remediated. We will plan and execute remediation efforts on systems based on the Gap Analysis Report and in coordination with ONR. We will acknowledge receipt and completion of IAVAs and Computer Tasking Orders (CTOs) in the Vulnerability Remediation Asset Manager (VRAM) or other specified systems. We update all documents/artifacts based on remediation activities and coordinate mitigations with system personnel prior to documentation within Risk Assessment Reports (RAR) and Plans of Action and Milestones (POA&amp;M). We then conduct subsequent testing as needed, making recommendations for quarantine or removal if mitigation strategies are unsuccessful. </w:delText>
        </w:r>
      </w:del>
      <w:ins w:id="296" w:date="2022-05-22T22:59:47Z" w:author="Tom Termini">
        <w:r>
          <w:rPr>
            <w:rtl w:val="0"/>
            <w:lang w:val="en-US"/>
          </w:rPr>
          <w:t>A Defense Intelligence Agency (DIA) auditor remarked that our work was superlative and that the documentation was complete and accurate enough to enable completion of the audit two days early. Leveraging our experience from these previous successes, our team will help ONR achieve an RMF posture that ensures the management of cybersecurity risk across the enterprise and the continuity of ONR</w:t>
        </w:r>
      </w:ins>
      <w:ins w:id="297" w:date="2022-05-22T22:59:47Z" w:author="Tom Termini">
        <w:r>
          <w:rPr>
            <w:rtl w:val="0"/>
            <w:lang w:val="en-US"/>
          </w:rPr>
          <w:t>’</w:t>
        </w:r>
      </w:ins>
      <w:ins w:id="298" w:date="2022-05-22T22:59:47Z" w:author="Tom Termini">
        <w:r>
          <w:rPr>
            <w:rtl w:val="0"/>
            <w:lang w:val="en-US"/>
          </w:rPr>
          <w:t>s IT enterprise infrastructure and related services against an ever-evolving threat spectrum.</w:t>
        </w:r>
      </w:ins>
    </w:p>
    <w:p>
      <w:pPr>
        <w:pStyle w:val="Body Text"/>
        <w:spacing w:before="120"/>
        <w:rPr>
          <w:ins w:id="299" w:date="2022-05-22T22:59:47Z" w:author="Tom Termini"/>
        </w:rPr>
      </w:pPr>
      <w:ins w:id="300" w:date="2022-05-22T22:59:47Z" w:author="Tom Termini">
        <w:r>
          <w:rPr>
            <w:rtl w:val="0"/>
            <w:lang w:val="en-US"/>
          </w:rPr>
          <w:t xml:space="preserve">All AveningTech/BWI Team personnel performing cybersecurity activities obtain, and remain current with, required technical and/or management certifications to ensure compliance with DoD 8570.1, Information Assurance Workforce Improvement Program, and SECNAV M-5239.2, DON Information Assurance Workforce Management Manual. We also ensure all system deliverables comply with Department of Defense Instruction (DoDI) 8500.01, Cybersecurity, and SECNAV M-5239.1, DON Information Assurance Program. We will implement cybersecurity policy correctly on ONR systems by ensuring compliance with all relevant ONR, Navy, DoD, Joint Chiefs of Staff (CJCSI), and Defense Information Systems Agency (DISA) instructions, regulations, and procedures. </w:t>
        </w:r>
      </w:ins>
    </w:p>
    <w:p>
      <w:pPr>
        <w:pStyle w:val="Body Text"/>
        <w:spacing w:before="120"/>
        <w:rPr>
          <w:ins w:id="301" w:date="2022-05-22T22:59:47Z" w:author="Tom Termini"/>
        </w:rPr>
      </w:pPr>
      <w:ins w:id="302" w:date="2022-05-22T22:59:47Z" w:author="Tom Termini">
        <w:r>
          <w:rPr>
            <w:rtl w:val="0"/>
            <w:lang w:val="en-US"/>
          </w:rPr>
          <w:t>To effectively manage Information Assurance Vulnerability Management (IAVM) actions and patch management activities, the AveningTech/BWI Team follows DoD and Navy guidance and directives to plan, prepare, validate, document, implement and coordinate these support tasks. These directives include the U.S. Navy RMF Process Guide, which provides Navy-specific processes to identify and properly manage the risk to Navy IT in accordance with DoDI 8510.01, taking into consideration Navy</w:t>
        </w:r>
      </w:ins>
      <w:ins w:id="303" w:date="2022-05-22T22:59:47Z" w:author="Tom Termini">
        <w:r>
          <w:rPr>
            <w:rtl w:val="0"/>
            <w:lang w:val="en-US"/>
          </w:rPr>
          <w:t>–</w:t>
        </w:r>
      </w:ins>
      <w:ins w:id="304" w:date="2022-05-22T22:59:47Z" w:author="Tom Termini">
        <w:r>
          <w:rPr>
            <w:rtl w:val="0"/>
            <w:lang w:val="en-US"/>
          </w:rPr>
          <w:t xml:space="preserve">unique operational and environmental demands. We will tailor our support to specific ONR requirements while following general best practices for IAVM and patch management activities. Our subject matter experts are well versed in the implementation of RMF through our DMEA experience, which includes vulnerability testing in its </w:t>
        </w:r>
      </w:ins>
      <w:ins w:id="305" w:date="2022-05-22T22:59:47Z" w:author="Tom Termini">
        <w:r>
          <w:rPr>
            <w:rtl w:val="0"/>
            <w:lang w:val="en-US"/>
          </w:rPr>
          <w:t>“</w:t>
        </w:r>
      </w:ins>
      <w:ins w:id="306" w:date="2022-05-22T22:59:47Z" w:author="Tom Termini">
        <w:r>
          <w:rPr>
            <w:rtl w:val="0"/>
            <w:lang w:val="en-US"/>
          </w:rPr>
          <w:t>Assess</w:t>
        </w:r>
      </w:ins>
      <w:ins w:id="307" w:date="2022-05-22T22:59:47Z" w:author="Tom Termini">
        <w:r>
          <w:rPr>
            <w:rtl w:val="0"/>
            <w:lang w:val="en-US"/>
          </w:rPr>
          <w:t xml:space="preserve">” </w:t>
        </w:r>
      </w:ins>
      <w:ins w:id="308" w:date="2022-05-22T22:59:47Z" w:author="Tom Termini">
        <w:r>
          <w:rPr>
            <w:rtl w:val="0"/>
            <w:lang w:val="en-US"/>
          </w:rPr>
          <w:t xml:space="preserve">step and will apply these principles to software vulnerability testing with precision and attention to the ONR mission Our approach weighs the risk tolerance of the organization with the security categorization of the system where the software will reside. We will ensure that the patch management process follows ONR directives for cyber activities and ensures 100% compliance with patch management goals. </w:t>
        </w:r>
      </w:ins>
    </w:p>
    <w:p>
      <w:pPr>
        <w:pStyle w:val="Body Text"/>
        <w:spacing w:before="120"/>
      </w:pPr>
      <w:ins w:id="309" w:date="2022-05-22T22:59:47Z" w:author="Tom Termini">
        <w:r>
          <w:rPr>
            <w:rtl w:val="0"/>
            <w:lang w:val="en-US"/>
          </w:rPr>
          <w:t xml:space="preserve">Our team will perform IAVM compliance validation and reporting and acknowledge, test, and install Information Assurance Vulnerability Alerts (IAVAs) within specified time limits, ensuring IAVA compliance 100% of the time, leveraging our experience providing similar support successfully for DMEA. We will provide written plans of requirements to the ONR Director of Network Operations so that the IAVA requirements can be scheduled to meet deadline requirements. We will coordinate testing and installation of all IAVAs and security patches with ONR Network Operations personnel, document IAVA actions weekly, and provide the results to the ONR IA Manager (CDRL A014). We will acknowledge receipt and completion of IAVAs and Computer Tasking Orders (CTOs) in the Vulnerability Remediation Asset Manager (VRAM) or other specified systems. We update all documents/artifacts based on remediation activities and coordinate mitigations with system personnel prior to documentation within Risk Assessment Reports (RAR) and Plans of Action and Milestones (POA&amp;M). </w:t>
        </w:r>
      </w:ins>
      <w:r>
        <w:rPr>
          <w:rtl w:val="0"/>
          <w:lang w:val="en-US"/>
        </w:rPr>
        <w:t>After final vulnerability scans and remediations are performed, we update all relevant documentation and databases.</w:t>
      </w:r>
    </w:p>
    <w:p>
      <w:pPr>
        <w:pStyle w:val="Body Text"/>
        <w:spacing w:before="120"/>
        <w:rPr>
          <w:del w:id="310" w:date="2022-05-22T22:44:30Z" w:author="Tom Termini"/>
        </w:rPr>
      </w:pPr>
      <w:del w:id="311" w:date="2022-05-22T22:44:30Z" w:author="Tom Termini">
        <w:r>
          <w:rPr>
            <w:rtl w:val="0"/>
            <w:lang w:val="en-US"/>
          </w:rPr>
          <w:delText>The AveningTech/BWITeam will develop, maintain, and update all artifacts required by DoD, DON, and ONR policy and review all DoD/DON IAVM alerts, patch alerts, and CTOs for applicability to ONR systems. We will conduct IAVA compliance scanning and report results to the ONR IA Manager within 24 hours of completion. We ensure all documents and artifacts are created based on the system</w:delText>
        </w:r>
      </w:del>
      <w:del w:id="312" w:date="2022-05-22T22:44:30Z" w:author="Tom Termini">
        <w:r>
          <w:rPr>
            <w:rtl w:val="0"/>
            <w:lang w:val="en-US"/>
          </w:rPr>
          <w:delText>’</w:delText>
        </w:r>
      </w:del>
      <w:del w:id="313" w:date="2022-05-22T22:44:30Z" w:author="Tom Termini">
        <w:r>
          <w:rPr>
            <w:rtl w:val="0"/>
            <w:lang w:val="en-US"/>
          </w:rPr>
          <w:delText>s unique requirements and the most current relevant policy guidance. We develop and update applicable documents to prove compliance and provide traceability to security control requirements. We will perform recurring real-time reviews of system artifacts in conjunction with maintenance and change management activities, capturing changes in relevant artifacts.</w:delText>
        </w:r>
      </w:del>
    </w:p>
    <w:p>
      <w:pPr>
        <w:pStyle w:val="Body Text"/>
        <w:spacing w:before="120"/>
        <w:rPr>
          <w:del w:id="314" w:date="2022-05-22T22:44:30Z" w:author="Tom Termini"/>
        </w:rPr>
      </w:pPr>
      <w:del w:id="315" w:date="2022-05-22T22:44:30Z" w:author="Tom Termini">
        <w:r>
          <w:rPr>
            <w:rtl w:val="0"/>
            <w:lang w:val="en-US"/>
          </w:rPr>
          <w:delText>We identify and monitor mitigation measures to reduce or eliminate identified risk items in the security controls found during assessments. We report the security status of all systems, including the effectiveness of security controls employed within and inherited by the system, and provide status reports for each system. We then assist validators with the performance of security control assessments to verify that each security doctrine has been properly implemented. In cases where an ATO is needed, we prepare all documentation required for the package and support system authorization by responding to external reviewer comments, updating deliverables, and attending required meetings. Prior to submission for ATO approval, we ensure any previous ATO conditions have been addressed by creating a traceability artifact that defines the ATO condition and the action taken to address it. We transition to RMF ATO maintenance immediately after issuance of an ATO.</w:delText>
        </w:r>
      </w:del>
    </w:p>
    <w:p>
      <w:pPr>
        <w:pStyle w:val="Body Text"/>
        <w:spacing w:before="120"/>
        <w:rPr>
          <w:del w:id="316" w:date="2022-05-22T22:44:30Z" w:author="Tom Termini"/>
        </w:rPr>
      </w:pPr>
      <w:del w:id="317" w:date="2022-05-22T22:44:30Z" w:author="Tom Termini">
        <w:r>
          <w:rPr>
            <w:rtl w:val="0"/>
            <w:lang w:val="en-US"/>
          </w:rPr>
          <w:delText>The AveningTech/BWI Team is dedicated to proactive detection and defense of ONR</w:delText>
        </w:r>
      </w:del>
      <w:del w:id="318" w:date="2022-05-22T22:44:30Z" w:author="Tom Termini">
        <w:r>
          <w:rPr>
            <w:rtl w:val="0"/>
            <w:lang w:val="en-US"/>
          </w:rPr>
          <w:delText>’</w:delText>
        </w:r>
      </w:del>
      <w:del w:id="319" w:date="2022-05-22T22:44:30Z" w:author="Tom Termini">
        <w:r>
          <w:rPr>
            <w:rtl w:val="0"/>
            <w:lang w:val="en-US"/>
          </w:rPr>
          <w:delText>s on-premises and cloud networks. We manage and configure cyber defense systems that include network security infrastructure perimeter devices such as firewalls, intrusion detection systems, intrusion prevention systems, and virtual private network devices. We also install, administer, and maintain DoD-compliant Host Based Security System (HBSS) architectures. Our incident response functions include documentation, system monitoring and isolation, malware/virus source code analysis, vulnerability analysis, transaction log deconstruction, and procedural recommendations. We manage and configure enterprise network monitoring devices for the security infrastructure, including log aggregation systems and security incident and event managers, performs inventory management, and supports user management of security-related services. We will provide written morning reports to ONR (IAM and ONR Director, Network Operations) with regard to CND situational awareness (CDRL A013).</w:delText>
        </w:r>
      </w:del>
    </w:p>
    <w:p>
      <w:pPr>
        <w:pStyle w:val="Body Text"/>
        <w:spacing w:before="120"/>
        <w:rPr>
          <w:del w:id="320" w:date="2022-05-22T22:44:30Z" w:author="Tom Termini"/>
        </w:rPr>
      </w:pPr>
      <w:del w:id="321" w:date="2022-05-22T22:44:30Z" w:author="Tom Termini">
        <w:r>
          <w:rPr>
            <w:rtl w:val="0"/>
            <w:lang w:val="en-US"/>
          </w:rPr>
          <w:delText xml:space="preserve">We have considerable </w:delText>
        </w:r>
      </w:del>
      <w:commentRangeStart w:id="322"/>
      <w:del w:id="323" w:date="2022-05-22T22:44:30Z" w:author="Tom Termini">
        <w:r>
          <w:rPr>
            <w:rtl w:val="0"/>
            <w:lang w:val="en-US"/>
          </w:rPr>
          <w:delText>experience</w:delText>
        </w:r>
      </w:del>
      <w:commentRangeEnd w:id="322"/>
      <w:r>
        <w:commentReference w:id="322"/>
      </w:r>
      <w:del w:id="324" w:date="2022-05-22T22:44:30Z" w:author="Tom Termini">
        <w:r>
          <w:rPr>
            <w:rtl w:val="0"/>
            <w:lang w:val="en-US"/>
          </w:rPr>
          <w:delText xml:space="preserve"> with our DMEA customer developing and coordinating operational plans related to cybersecurity. We provide SME support regarding planning for security governance and RMF compliance. We follow Federal and agency guidance and directives to plan, prepare, validate, document, implement and coordinate operational cybersecurity plans and activities. These directives may include RMF process guides, DoDI guidance, and specific agency guidelines that take unique operational and environmental demands into consideration. We tailor our support to specific requirements while following general best practices for cybersecurity. Our approach leverages automation and developing technologies, built in an integrated architecture, to significantly reduce detection times for security breaches (to 13 hours as compared to the industry standard of 100 days). We provide proactive detection of intrusions by rogue or unauthorized devices or access attempts utilizing tools such as Netflow, wireless IDS and sensors, Network and Host IPS, security appliances, and specialized IDS software. We maintain electronic system logs of security, safety, network device, and facility incidences and their resolution</w:delText>
        </w:r>
      </w:del>
    </w:p>
    <w:p>
      <w:pPr>
        <w:pStyle w:val="Body Text"/>
        <w:spacing w:before="120"/>
        <w:rPr>
          <w:ins w:id="325" w:date="2022-05-22T22:44:57Z" w:author="Tom Termini"/>
        </w:rPr>
      </w:pPr>
      <w:ins w:id="326" w:date="2022-05-22T22:44:57Z" w:author="Tom Termini">
        <w:r>
          <w:rPr>
            <w:rtl w:val="0"/>
            <w:lang w:val="en-US"/>
          </w:rPr>
          <w:t>The AveningTech/BWITeam will develop, maintain, and update all artifacts required by DoD, DON, and ONR policy and review all DoD/DON IAVM alerts, patch alerts, and CTOs for applicability to ONR systems. We will conduct IAVA compliance scanning and report results to the ONR IA Manager within 24 hours of completion. We ensure all documents and artifacts are created based on the system</w:t>
        </w:r>
      </w:ins>
      <w:ins w:id="327" w:date="2022-05-22T22:44:57Z" w:author="Tom Termini">
        <w:r>
          <w:rPr>
            <w:rtl w:val="0"/>
            <w:lang w:val="en-US"/>
          </w:rPr>
          <w:t>’</w:t>
        </w:r>
      </w:ins>
      <w:ins w:id="328" w:date="2022-05-22T22:44:57Z" w:author="Tom Termini">
        <w:r>
          <w:rPr>
            <w:rtl w:val="0"/>
            <w:lang w:val="en-US"/>
          </w:rPr>
          <w:t>s unique requirements and the most current relevant policy guidance. We will perform recurring real-time reviews of system artifacts in conjunction with maintenance and change management activities, capturing changes in relevant artifacts.</w:t>
        </w:r>
      </w:ins>
    </w:p>
    <w:p>
      <w:pPr>
        <w:pStyle w:val="Body Text"/>
        <w:spacing w:before="120"/>
        <w:rPr>
          <w:ins w:id="329" w:date="2022-05-22T22:44:57Z" w:author="Tom Termini"/>
        </w:rPr>
      </w:pPr>
      <w:ins w:id="330" w:date="2022-05-22T22:44:57Z" w:author="Tom Termini">
        <w:r>
          <w:rPr>
            <w:rtl w:val="0"/>
            <w:lang w:val="en-US"/>
          </w:rPr>
          <w:t xml:space="preserve">We identify and monitor mitigation measures to reduce or eliminate identified risk items in the security controls found during assessments. We report the security status of all systems, including the effectiveness of security controls employed within and inherited by the system, and provide status reports for each system. We then assist validators with the performance of security control assessments to verify that each security doctrine has been properly implemented. In cases where an ATO is needed, we prepare all documentation required for the package and support system authorization by responding to external reviewer comments, updating deliverables, and attending required meetings. Prior to submission for ATO approval, we ensure any previous ATO conditions have been addressed by creating a traceability artifact that defines the ATO condition and the action taken to address it. </w:t>
        </w:r>
      </w:ins>
    </w:p>
    <w:p>
      <w:pPr>
        <w:pStyle w:val="Body Text"/>
        <w:spacing w:before="120"/>
        <w:rPr>
          <w:ins w:id="331" w:date="2022-05-22T22:44:57Z" w:author="Tom Termini"/>
        </w:rPr>
      </w:pPr>
      <w:ins w:id="332" w:date="2022-05-22T22:44:57Z" w:author="Tom Termini">
        <w:r>
          <w:rPr>
            <w:rtl w:val="0"/>
            <w:lang w:val="en-US"/>
          </w:rPr>
          <w:t>The AveningTech/BWI Team is dedicated to proactive detection and defense of ONR</w:t>
        </w:r>
      </w:ins>
      <w:ins w:id="333" w:date="2022-05-22T22:44:57Z" w:author="Tom Termini">
        <w:r>
          <w:rPr>
            <w:rtl w:val="0"/>
            <w:lang w:val="en-US"/>
          </w:rPr>
          <w:t>’</w:t>
        </w:r>
      </w:ins>
      <w:ins w:id="334" w:date="2022-05-22T22:44:57Z" w:author="Tom Termini">
        <w:r>
          <w:rPr>
            <w:rtl w:val="0"/>
            <w:lang w:val="en-US"/>
          </w:rPr>
          <w:t>s on-premises and cloud networks. We manage and configure cyber defense systems that include network security infrastructure perimeter devices such as firewalls, intrusion detection systems, intrusion prevention systems, and virtual private network devices. Our incident response functions include documentation, system monitoring and isolation, malware/virus source code analysis, vulnerability analysis, transaction log deconstruction, and procedural recommendations. We manage and configure enterprise network monitoring devices for the security infrastructure, including log aggregation systems and security incident and event managers, performs inventory management, and supports user management of security-related services. We will provide written morning reports to ONR (IAM and ONR Director, Network Operations) with regard to CND situational awareness (CDRL A013).</w:t>
        </w:r>
      </w:ins>
    </w:p>
    <w:p>
      <w:pPr>
        <w:pStyle w:val="Body Text"/>
        <w:spacing w:before="120"/>
      </w:pPr>
      <w:ins w:id="335" w:date="2022-05-22T22:44:57Z" w:author="Tom Termini">
        <w:r>
          <w:rPr>
            <w:rtl w:val="0"/>
            <w:lang w:val="en-US"/>
          </w:rPr>
          <w:t xml:space="preserve">These directives may include RMF process guides, DoDI guidance, and specific agency guidelines that take unique operational and environmental demands into consideration. Our approach leverages automation and developing technologies, built in an integrated architecture, to significantly reduce detection times for security breaches (to 13 hours as compared to the industry standard of 100 days). We provide proactive detection of intrusions by rogue or unauthorized devices or access attempts utilizing tools such as Netflow, wireless IDS and sensors, Network and Host IPS, security appliances, and specialized IDS software. </w:t>
        </w:r>
      </w:ins>
      <w:r>
        <w:rPr>
          <w:rtl w:val="0"/>
          <w:lang w:val="en-US"/>
        </w:rPr>
        <w:t>To conduct network monitoring, the AveningTech/BWI Team gathers, analyzes, and studies network data using Security Information and Event Management (SIEM) tools to assess network health. This assessment allows us to provide ONR with insight into the strengths and weaknesses of its network control and management operations, particularly regarding compliance with applicable DoD, Navy, and internal regulations. We analyze physical and virtual network components related to control implementation, availability, security, management, and performance. Our team also provides detailed operating process documentation and training for personnel involved with network monitoring. Our process includes:</w:t>
      </w:r>
    </w:p>
    <w:p>
      <w:pPr>
        <w:pStyle w:val="Body Text"/>
        <w:numPr>
          <w:ilvl w:val="0"/>
          <w:numId w:val="10"/>
        </w:numPr>
        <w:spacing w:before="120" w:after="0"/>
        <w:jc w:val="left"/>
        <w:rPr>
          <w:lang w:val="en-US"/>
        </w:rPr>
      </w:pPr>
      <w:r>
        <w:rPr>
          <w:rtl w:val="0"/>
          <w:lang w:val="en-US"/>
        </w:rPr>
        <w:t>Recording and documenting all procedures and processes associated with the monitoring processes</w:t>
      </w:r>
    </w:p>
    <w:p>
      <w:pPr>
        <w:pStyle w:val="Body Text"/>
        <w:numPr>
          <w:ilvl w:val="0"/>
          <w:numId w:val="10"/>
        </w:numPr>
        <w:spacing w:before="120" w:after="0"/>
        <w:jc w:val="left"/>
        <w:rPr>
          <w:lang w:val="en-US"/>
        </w:rPr>
      </w:pPr>
      <w:r>
        <w:rPr>
          <w:rtl w:val="0"/>
          <w:lang w:val="en-US"/>
        </w:rPr>
        <w:t>Reviewing operational procedures and training logs</w:t>
      </w:r>
    </w:p>
    <w:p>
      <w:pPr>
        <w:pStyle w:val="Body Text"/>
        <w:numPr>
          <w:ilvl w:val="0"/>
          <w:numId w:val="10"/>
        </w:numPr>
        <w:spacing w:before="120" w:after="0"/>
        <w:jc w:val="left"/>
        <w:rPr>
          <w:lang w:val="en-US"/>
        </w:rPr>
      </w:pPr>
      <w:r>
        <w:rPr>
          <w:rtl w:val="0"/>
          <w:lang w:val="en-US"/>
        </w:rPr>
        <w:t>Confirming security patches for network software are up to date</w:t>
      </w:r>
    </w:p>
    <w:p>
      <w:pPr>
        <w:pStyle w:val="Body Text"/>
        <w:numPr>
          <w:ilvl w:val="0"/>
          <w:numId w:val="10"/>
        </w:numPr>
        <w:spacing w:before="120" w:after="0"/>
        <w:jc w:val="left"/>
        <w:rPr>
          <w:lang w:val="en-US"/>
        </w:rPr>
      </w:pPr>
      <w:r>
        <w:rPr>
          <w:rtl w:val="0"/>
          <w:lang w:val="en-US"/>
        </w:rPr>
        <w:t>Confirming that penetration testing policies and processes are sufficient and implemented correctly</w:t>
      </w:r>
    </w:p>
    <w:p>
      <w:pPr>
        <w:pStyle w:val="Body Text"/>
        <w:numPr>
          <w:ilvl w:val="0"/>
          <w:numId w:val="10"/>
        </w:numPr>
        <w:spacing w:before="120" w:after="0"/>
        <w:jc w:val="left"/>
        <w:rPr>
          <w:lang w:val="en-US"/>
        </w:rPr>
      </w:pPr>
      <w:r>
        <w:rPr>
          <w:rtl w:val="0"/>
          <w:lang w:val="en-US"/>
        </w:rPr>
        <w:t>Performing comprehensive testing of software components and identifying any firewall issues</w:t>
      </w:r>
    </w:p>
    <w:p>
      <w:pPr>
        <w:pStyle w:val="Body Text"/>
        <w:numPr>
          <w:ilvl w:val="0"/>
          <w:numId w:val="10"/>
        </w:numPr>
        <w:spacing w:before="120" w:after="0"/>
        <w:jc w:val="left"/>
        <w:rPr>
          <w:lang w:val="en-US"/>
        </w:rPr>
      </w:pPr>
      <w:r>
        <w:rPr>
          <w:rtl w:val="0"/>
          <w:lang w:val="en-US"/>
        </w:rPr>
        <w:t>Ensuring all sensitive or confidential data is stored separately and securely</w:t>
      </w:r>
    </w:p>
    <w:p>
      <w:pPr>
        <w:pStyle w:val="Body Text"/>
        <w:numPr>
          <w:ilvl w:val="0"/>
          <w:numId w:val="10"/>
        </w:numPr>
        <w:spacing w:before="120" w:after="0"/>
        <w:jc w:val="left"/>
        <w:rPr>
          <w:lang w:val="en-US"/>
        </w:rPr>
      </w:pPr>
      <w:r>
        <w:rPr>
          <w:rtl w:val="0"/>
          <w:lang w:val="en-US"/>
        </w:rPr>
        <w:t>Checking network security, including scanning for and identifying any unauthorized access points</w:t>
      </w:r>
    </w:p>
    <w:p>
      <w:pPr>
        <w:pStyle w:val="Body Text"/>
        <w:numPr>
          <w:ilvl w:val="0"/>
          <w:numId w:val="10"/>
        </w:numPr>
        <w:spacing w:before="120" w:after="0"/>
        <w:jc w:val="left"/>
        <w:rPr>
          <w:lang w:val="en-US"/>
        </w:rPr>
      </w:pPr>
      <w:r>
        <w:rPr>
          <w:rtl w:val="0"/>
          <w:lang w:val="en-US"/>
        </w:rPr>
        <w:t>Reviewing the event log monitoring process</w:t>
      </w:r>
    </w:p>
    <w:p>
      <w:pPr>
        <w:pStyle w:val="Body Text"/>
        <w:numPr>
          <w:ilvl w:val="0"/>
          <w:numId w:val="10"/>
        </w:numPr>
        <w:spacing w:before="120" w:after="0"/>
        <w:jc w:val="left"/>
        <w:rPr>
          <w:lang w:val="en-US"/>
        </w:rPr>
      </w:pPr>
      <w:r>
        <w:rPr>
          <w:rtl w:val="0"/>
          <w:lang w:val="en-US"/>
        </w:rPr>
        <w:t>Compiling a comprehensive report for delivery to ONR</w:t>
      </w:r>
    </w:p>
    <w:p>
      <w:pPr>
        <w:pStyle w:val="Body Text"/>
        <w:spacing w:before="120"/>
      </w:pPr>
      <w:r>
        <w:rPr>
          <w:rtl w:val="0"/>
          <w:lang w:val="en-US"/>
        </w:rPr>
        <w:t xml:space="preserve">Although our network monitoring focuses on security, it also encompasses measures and operations that impact network quality of service, availability, and performance. We monitor metrics </w:t>
      </w:r>
      <w:commentRangeStart w:id="336"/>
      <w:commentRangeStart w:id="337"/>
      <w:r>
        <w:rPr>
          <w:rtl w:val="0"/>
          <w:lang w:val="en-US"/>
        </w:rPr>
        <w:t>and</w:t>
      </w:r>
      <w:commentRangeEnd w:id="336"/>
      <w:r>
        <w:commentReference w:id="336"/>
      </w:r>
      <w:commentRangeEnd w:id="337"/>
      <w:r>
        <w:commentReference w:id="337"/>
      </w:r>
      <w:r>
        <w:rPr>
          <w:rtl w:val="0"/>
          <w:lang w:val="en-US"/>
        </w:rPr>
        <w:t xml:space="preserve"> trend data related to network operations and identify coverage and efficiency gaps in security data and tooling. We also identify and evaluate anomalous and suspicious system and network activity, incorporating, monitoring, and analyzing event logs across numerous devices to detect and assess network intrusions and malware. In the event of a potential incident, Team BCS personnel will report the issue to the IAM, IAO, CIO, Director of Network Operations, and other ONR senior leadership and participate in incident response and escalations as needed.</w:t>
      </w:r>
    </w:p>
    <w:p>
      <w:pPr>
        <w:pStyle w:val="Body Text"/>
        <w:spacing w:before="120"/>
      </w:pPr>
      <w:r>
        <w:rPr>
          <w:rtl w:val="0"/>
          <w:lang w:val="en-US"/>
        </w:rPr>
        <w:t>The AveningTech/BWI Team also ensures that network databases are secured in compliance with NIST 800-53 controls via the DISA STIGs, as well as with legal requirements to protect PII, PHI, source selection sensitive, and proprietary data. When implemented correctly, these controls enforce the highest standards for identity and account management, role and row-level access controls, auditing, and logging to support continuous monitoring, and secure baseline configuration compliance. These controls are implemented and validated using custom scripts.</w:t>
      </w:r>
    </w:p>
    <w:p>
      <w:pPr>
        <w:pStyle w:val="Body Text"/>
        <w:spacing w:before="120"/>
      </w:pPr>
      <w:r>
        <w:rPr>
          <w:b w:val="1"/>
          <w:bCs w:val="1"/>
          <w:color w:val="ff0000"/>
          <w:u w:color="ff0000"/>
          <w:rtl w:val="0"/>
          <w:lang w:val="en-US"/>
        </w:rPr>
        <w:t xml:space="preserve">Ability to Perform Successfully. </w:t>
      </w:r>
      <w:r>
        <w:rPr>
          <w:rtl w:val="0"/>
          <w:lang w:val="en-US"/>
        </w:rPr>
        <w:t>The methods described above will allow the AveningTech/BWI Team to meet all performance standards associated with IA</w:t>
      </w:r>
      <w:commentRangeStart w:id="338"/>
      <w:commentRangeStart w:id="339"/>
      <w:r>
        <w:rPr>
          <w:rtl w:val="0"/>
          <w:lang w:val="en-US"/>
        </w:rPr>
        <w:t>,</w:t>
      </w:r>
      <w:commentRangeEnd w:id="338"/>
      <w:r>
        <w:commentReference w:id="338"/>
      </w:r>
      <w:commentRangeEnd w:id="339"/>
      <w:r>
        <w:commentReference w:id="339"/>
      </w:r>
      <w:r>
        <w:rPr>
          <w:rtl w:val="0"/>
          <w:lang w:val="en-US"/>
        </w:rPr>
        <w:t xml:space="preserve"> cybersecurity, and CND, including status and metrics reporting in accordance with CDRLs A013 and A014. To maintain ONR</w:t>
      </w:r>
      <w:r>
        <w:rPr>
          <w:rtl w:val="0"/>
          <w:lang w:val="en-US"/>
        </w:rPr>
        <w:t>’</w:t>
      </w:r>
      <w:r>
        <w:rPr>
          <w:rtl w:val="0"/>
          <w:lang w:val="en-US"/>
        </w:rPr>
        <w:t>s security posture and mitigate risks associated with software use, we will perform continuous evaluation against emerging threats and use automated software vulnerability scanning tools to enforce appropriate policies. We will disseminate results of our network monitoring efforts to facilitate the prevention and resolution of issues that could adversely affect the network. Our integration of SIEM tools and automation will enable effective enterprise-wide monitoring of overall system heath, as well as user activity, providing enterprise-level continuous monitoring and incident response capability as well as event correlation capability spanning various technologies. Specific benefits our approach brings to ONR include:</w:t>
      </w:r>
    </w:p>
    <w:p>
      <w:pPr>
        <w:pStyle w:val="Body Text"/>
        <w:numPr>
          <w:ilvl w:val="0"/>
          <w:numId w:val="10"/>
        </w:numPr>
        <w:spacing w:before="120" w:after="0"/>
        <w:jc w:val="left"/>
        <w:rPr>
          <w:lang w:val="en-US"/>
        </w:rPr>
      </w:pPr>
      <w:r>
        <w:rPr>
          <w:rtl w:val="0"/>
          <w:lang w:val="en-US"/>
        </w:rPr>
        <w:t xml:space="preserve">Robust IAVM monitoring and evaluation processes that reduce redundant testing, assessment, and documentation and their associated costs in time and resources. </w:t>
      </w:r>
    </w:p>
    <w:p>
      <w:pPr>
        <w:pStyle w:val="Body Text"/>
        <w:numPr>
          <w:ilvl w:val="0"/>
          <w:numId w:val="10"/>
        </w:numPr>
        <w:spacing w:before="120" w:after="0"/>
        <w:jc w:val="left"/>
        <w:rPr>
          <w:lang w:val="en-US"/>
        </w:rPr>
      </w:pPr>
      <w:r>
        <w:rPr>
          <w:rtl w:val="0"/>
          <w:lang w:val="en-US"/>
        </w:rPr>
        <w:t>Expanded network security and management focus to encompass impacts on network service quality, availability, and performance.</w:t>
      </w:r>
    </w:p>
    <w:p>
      <w:pPr>
        <w:pStyle w:val="Body Text"/>
        <w:numPr>
          <w:ilvl w:val="0"/>
          <w:numId w:val="10"/>
        </w:numPr>
        <w:spacing w:before="120" w:after="0"/>
        <w:jc w:val="left"/>
        <w:rPr>
          <w:lang w:val="en-US"/>
        </w:rPr>
      </w:pPr>
      <w:r>
        <w:rPr>
          <w:rtl w:val="0"/>
          <w:lang w:val="en-US"/>
        </w:rPr>
        <w:t xml:space="preserve">Automated tools that reduce burdens on security staff and operations centers by detecting and classifying system weaknesses to prioritize fixes or even predicting the potential effectiveness of countermeasures. </w:t>
      </w:r>
    </w:p>
    <w:p>
      <w:pPr>
        <w:pStyle w:val="Body Text"/>
        <w:numPr>
          <w:ilvl w:val="0"/>
          <w:numId w:val="10"/>
        </w:numPr>
        <w:spacing w:before="120" w:after="0"/>
        <w:jc w:val="left"/>
        <w:rPr>
          <w:lang w:val="en-US"/>
        </w:rPr>
      </w:pPr>
      <w:r>
        <w:rPr>
          <w:rtl w:val="0"/>
          <w:lang w:val="en-US"/>
        </w:rPr>
        <w:t>Integration of SIEM information with other security tools allows for the customization of queries, searches, alerts, and dashboards to address specific ONR security risks.</w:t>
      </w:r>
      <w:r>
        <w:br w:type="textWrapping"/>
      </w:r>
    </w:p>
    <w:p>
      <w:pPr>
        <w:pStyle w:val="Heading"/>
      </w:pPr>
      <w:bookmarkStart w:name="_Toc5" w:id="340"/>
      <w:r>
        <w:rPr>
          <w:rFonts w:cs="Arial Unicode MS" w:eastAsia="Arial Unicode MS"/>
          <w:rtl w:val="0"/>
        </w:rPr>
        <w:t>1.6 Enterprise/Cloud Architecture</w:t>
      </w:r>
      <w:bookmarkEnd w:id="340"/>
    </w:p>
    <w:p>
      <w:pPr>
        <w:pStyle w:val="Body Text"/>
      </w:pPr>
      <w:r>
        <w:rPr>
          <w:rFonts w:cs="Arial Unicode MS" w:eastAsia="Arial Unicode MS"/>
          <w:b w:val="1"/>
          <w:bCs w:val="1"/>
          <w:color w:val="ff0000"/>
          <w:u w:color="ff0000"/>
          <w:rtl w:val="0"/>
          <w:lang w:val="en-US"/>
        </w:rPr>
        <w:t xml:space="preserve">Understanding of Requirement. </w:t>
      </w:r>
      <w:r>
        <w:rPr>
          <w:rFonts w:cs="Arial Unicode MS" w:eastAsia="Arial Unicode MS"/>
          <w:rtl w:val="0"/>
        </w:rPr>
        <w:t xml:space="preserve">The AveningTech/BWI Team provides dedicated personnel with an in-depth understanding of the latest </w:t>
      </w:r>
      <w:commentRangeStart w:id="341"/>
      <w:r>
        <w:rPr>
          <w:rFonts w:cs="Arial Unicode MS" w:eastAsia="Arial Unicode MS"/>
          <w:rtl w:val="0"/>
        </w:rPr>
        <w:t xml:space="preserve">cloud </w:t>
      </w:r>
      <w:commentRangeEnd w:id="341"/>
      <w:r>
        <w:commentReference w:id="341"/>
      </w:r>
      <w:r>
        <w:rPr>
          <w:rFonts w:cs="Arial Unicode MS" w:eastAsia="Arial Unicode MS"/>
          <w:rtl w:val="0"/>
        </w:rPr>
        <w:t>technologies, processes, and services, including how they directly apply to ONR</w:t>
      </w:r>
      <w:r>
        <w:rPr>
          <w:rFonts w:cs="Arial Unicode MS" w:eastAsia="Arial Unicode MS" w:hint="default"/>
          <w:rtl w:val="0"/>
        </w:rPr>
        <w:t>’</w:t>
      </w:r>
      <w:r>
        <w:rPr>
          <w:rFonts w:cs="Arial Unicode MS" w:eastAsia="Arial Unicode MS"/>
          <w:rtl w:val="0"/>
        </w:rPr>
        <w:t>s mission. Our experience with systems engineering, Infrastructure as a Service (IaaS), Platform as a Service (PaaS</w:t>
      </w:r>
      <w:commentRangeStart w:id="342"/>
      <w:r>
        <w:rPr>
          <w:rFonts w:cs="Arial Unicode MS" w:eastAsia="Arial Unicode MS"/>
          <w:rtl w:val="0"/>
        </w:rPr>
        <w:t>),</w:t>
      </w:r>
      <w:commentRangeEnd w:id="342"/>
      <w:r>
        <w:commentReference w:id="342"/>
      </w:r>
      <w:r>
        <w:rPr>
          <w:rFonts w:cs="Arial Unicode MS" w:eastAsia="Arial Unicode MS"/>
          <w:rtl w:val="0"/>
        </w:rPr>
        <w:t xml:space="preserve"> and cloud support in public, private and hybrid environments allows us to provide ONR with a Cloud/Enterprise Architect with the IT expertise needed to supervise and maintain the ONR Cloud computing applications, storage systems, and approval plans successfully. Our Enterprise Architect will </w:t>
      </w:r>
      <w:r>
        <w:rPr>
          <w:rFonts w:cs="Arial Unicode MS" w:eastAsia="Arial Unicode MS"/>
          <w:b w:val="1"/>
          <w:bCs w:val="1"/>
          <w:i w:val="1"/>
          <w:iCs w:val="1"/>
          <w:rtl w:val="0"/>
          <w:lang w:val="en-US"/>
        </w:rPr>
        <w:t>anticipate</w:t>
      </w:r>
      <w:r>
        <w:rPr>
          <w:rFonts w:cs="Arial Unicode MS" w:eastAsia="Arial Unicode MS"/>
          <w:rtl w:val="0"/>
        </w:rPr>
        <w:t xml:space="preserve"> policy and technology changes that may impact the network and cloud architecture and ensure that ONR</w:t>
      </w:r>
      <w:r>
        <w:rPr>
          <w:rFonts w:cs="Arial Unicode MS" w:eastAsia="Arial Unicode MS" w:hint="default"/>
          <w:rtl w:val="0"/>
        </w:rPr>
        <w:t>’</w:t>
      </w:r>
      <w:r>
        <w:rPr>
          <w:rFonts w:cs="Arial Unicode MS" w:eastAsia="Arial Unicode MS"/>
          <w:rtl w:val="0"/>
        </w:rPr>
        <w:t xml:space="preserve">s IT enterprise can flexibly </w:t>
      </w:r>
      <w:r>
        <w:rPr>
          <w:rFonts w:cs="Arial Unicode MS" w:eastAsia="Arial Unicode MS"/>
          <w:b w:val="1"/>
          <w:bCs w:val="1"/>
          <w:i w:val="1"/>
          <w:iCs w:val="1"/>
          <w:rtl w:val="0"/>
          <w:lang w:val="en-US"/>
        </w:rPr>
        <w:t>adapt</w:t>
      </w:r>
      <w:r>
        <w:rPr>
          <w:rFonts w:cs="Arial Unicode MS" w:eastAsia="Arial Unicode MS"/>
          <w:rtl w:val="0"/>
        </w:rPr>
        <w:t xml:space="preserve"> to required modifications, while maintaining the functionality needed to </w:t>
      </w:r>
      <w:r>
        <w:rPr>
          <w:rFonts w:cs="Arial Unicode MS" w:eastAsia="Arial Unicode MS"/>
          <w:b w:val="1"/>
          <w:bCs w:val="1"/>
          <w:i w:val="1"/>
          <w:iCs w:val="1"/>
          <w:rtl w:val="0"/>
          <w:lang w:val="en-US"/>
        </w:rPr>
        <w:t>deliver</w:t>
      </w:r>
      <w:r>
        <w:rPr>
          <w:rFonts w:cs="Arial Unicode MS" w:eastAsia="Arial Unicode MS"/>
          <w:rtl w:val="0"/>
        </w:rPr>
        <w:t xml:space="preserve"> the required research, science, and technology support for ONR</w:t>
      </w:r>
      <w:r>
        <w:rPr>
          <w:rFonts w:cs="Arial Unicode MS" w:eastAsia="Arial Unicode MS" w:hint="default"/>
          <w:rtl w:val="0"/>
        </w:rPr>
        <w:t>’</w:t>
      </w:r>
      <w:r>
        <w:rPr>
          <w:rFonts w:cs="Arial Unicode MS" w:eastAsia="Arial Unicode MS"/>
          <w:rtl w:val="0"/>
        </w:rPr>
        <w:t xml:space="preserve">s mission. Our Enterprise Architect will ensure the accuracy and currency of all network and architecture diagrams </w:t>
      </w:r>
      <w:commentRangeStart w:id="343"/>
      <w:r>
        <w:rPr>
          <w:rFonts w:cs="Arial Unicode MS" w:eastAsia="Arial Unicode MS"/>
          <w:rtl w:val="0"/>
        </w:rPr>
        <w:t>and</w:t>
      </w:r>
      <w:commentRangeEnd w:id="343"/>
      <w:r>
        <w:commentReference w:id="343"/>
      </w:r>
      <w:r>
        <w:rPr>
          <w:rFonts w:cs="Arial Unicode MS" w:eastAsia="Arial Unicode MS"/>
          <w:rtl w:val="0"/>
        </w:rPr>
        <w:t xml:space="preserve"> facilitate compliance with the guidance and policies of ONR, the Navy, the National Defense Authorization Act (NDAA), Clinger-Cohen, the Office of Management and Budget (OMB) and the Government Accountability Office (GAO).</w:t>
      </w:r>
    </w:p>
    <w:p>
      <w:pPr>
        <w:pStyle w:val="Body Text"/>
        <w:spacing w:before="120"/>
        <w:rPr>
          <w:del w:id="344" w:date="2022-05-22T22:42:30Z" w:author="Tom Termini"/>
        </w:rPr>
      </w:pPr>
      <w:r>
        <w:rPr>
          <w:rtl w:val="0"/>
          <w:lang w:val="en-US"/>
        </w:rPr>
        <w:t xml:space="preserve">Our personnel also have </w:t>
      </w:r>
      <w:commentRangeStart w:id="345"/>
      <w:r>
        <w:rPr>
          <w:rtl w:val="0"/>
          <w:lang w:val="en-US"/>
        </w:rPr>
        <w:t>experience</w:t>
      </w:r>
      <w:commentRangeEnd w:id="345"/>
      <w:r>
        <w:commentReference w:id="345"/>
      </w:r>
      <w:del w:id="346" w:date="2022-05-22T22:59:53Z" w:author="Tom Termini">
        <w:r>
          <w:rPr>
            <w:rtl w:val="0"/>
            <w:lang w:val="en-US"/>
          </w:rPr>
          <w:delText xml:space="preserve">  </w:delText>
        </w:r>
      </w:del>
      <w:ins w:id="347" w:date="2022-05-22T22:59:53Z" w:author="Tom Termini">
        <w:r>
          <w:rPr>
            <w:rtl w:val="0"/>
            <w:lang w:val="en-US"/>
          </w:rPr>
          <w:t xml:space="preserve"> </w:t>
        </w:r>
      </w:ins>
      <w:r>
        <w:rPr>
          <w:rtl w:val="0"/>
          <w:lang w:val="en-US"/>
        </w:rPr>
        <w:t xml:space="preserve">at DMEA with enterprise architecture technology assessment and maintenance, deployment of cyber test range environments, and creation of platforms that use cloud automation tools to deploy enterprise-as-a-service solutions on both standalone and mobile private clouds. This deployment is accomplished by developing custom content packs and workflows to automate the full lifecycle of enterprise architectures for test and training purposes, to include scale testing to several thousand nodes. We have administered multiple enterprise software applications for other DoD customers, supporting functionality testing, installation, patching, troubleshooting, and configuration management for new and existing systems. Our support is aligned with the concepts outlined in the Federal Enterprise Architecture (FEA). </w:t>
      </w:r>
      <w:del w:id="348" w:date="2022-05-22T22:42:30Z" w:author="Tom Termini">
        <w:r>
          <w:rPr>
            <w:rtl w:val="0"/>
            <w:lang w:val="en-US"/>
          </w:rPr>
          <w:delText>We conduct comprehensive FEA assessments and develop strategic roadmaps to help customers align technology investments with their missions and assess their existing IT portfolios against FEA requirements. Our compliance activities are applied in an overarching manner for all enterprise systems and coordinated through planning and open communication with our customers. We document progress on IT investments and provide advice and assistance regarding the strategy and direction of future enterprise architecture needs. We also present business cases and recommendations for improvements to enterprise architecture support.</w:delText>
        </w:r>
      </w:del>
    </w:p>
    <w:p>
      <w:pPr>
        <w:pStyle w:val="Body Text"/>
        <w:spacing w:before="120"/>
        <w:rPr>
          <w:del w:id="349" w:date="2022-05-22T22:42:30Z" w:author="Tom Termini"/>
        </w:rPr>
      </w:pPr>
      <w:del w:id="350" w:date="2022-05-22T22:42:30Z" w:author="Tom Termini">
        <w:r>
          <w:rPr>
            <w:b w:val="1"/>
            <w:bCs w:val="1"/>
            <w:color w:val="ff0000"/>
            <w:u w:color="ff0000"/>
            <w:rtl w:val="0"/>
            <w:lang w:val="en-US"/>
          </w:rPr>
          <w:delText xml:space="preserve">Sound Approach. </w:delText>
        </w:r>
      </w:del>
      <w:del w:id="351" w:date="2022-05-22T22:42:30Z" w:author="Tom Termini">
        <w:r>
          <w:rPr>
            <w:rtl w:val="0"/>
            <w:lang w:val="en-US"/>
          </w:rPr>
          <w:delText>The AveningTech/BWI Team</w:delText>
        </w:r>
      </w:del>
      <w:del w:id="352" w:date="2022-05-22T22:42:30Z" w:author="Tom Termini">
        <w:r>
          <w:rPr>
            <w:rtl w:val="0"/>
            <w:lang w:val="en-US"/>
          </w:rPr>
          <w:delText>’</w:delText>
        </w:r>
      </w:del>
      <w:del w:id="353" w:date="2022-05-22T22:42:30Z" w:author="Tom Termini">
        <w:r>
          <w:rPr>
            <w:rtl w:val="0"/>
            <w:lang w:val="en-US"/>
          </w:rPr>
          <w:delText xml:space="preserve">s Cloud/Enterprise Architecture approach incorporates a holistic view of maintenance, development, and innovation. We make a concerted effort across the team to codify procedures and processes in consumable form through both documentation and automated processes and to identify opportunities for innovation. For example, our PM and Technical Leads use collaborative spaces such as Confluence and Gitlab as the preferred communication channel for CONOPS, decision points, and configuration control changes. Upon award, we review existing systems and documentation to identify technical issues or areas with an incomplete operational picture. This analysis includes the linked DoDAF Operational View (OV), Systems View (SV), and Technical Standards View (TV). The OV provides the structure and behavior of the components that make up the ONR operational environment, their relationships and dependencies, tasks and activities, operational elements, and the type and frequency of information exchanges and flows between those elements. The SV illustrates the internal structure and behavior of components and the relationships between system resources and the Operational View. The TV describes the standards and rules that govern the organization, interaction, and dependencies between existing and future states of the systems in the SV. The AveningTech/BWI Team maintains and develops these views, using IBM Rational System Architect Software, to help build out a complete wiki including network, system, and application diagrams to provide a complete picture of the enterprise topology. This shared model provides key information for onboarding new team members and empowers all team members to support Infrastructure as a Service (IaaS), Platform as a Service (PaaS), and Software as a Service (SaaS) delivery. We embed the wiki in our processes as the </w:delText>
        </w:r>
      </w:del>
      <w:del w:id="354" w:date="2022-05-22T22:42:30Z" w:author="Tom Termini">
        <w:r>
          <w:rPr>
            <w:rtl w:val="0"/>
            <w:lang w:val="en-US"/>
          </w:rPr>
          <w:delText>“</w:delText>
        </w:r>
      </w:del>
      <w:del w:id="355" w:date="2022-05-22T22:42:30Z" w:author="Tom Termini">
        <w:r>
          <w:rPr>
            <w:rtl w:val="0"/>
            <w:lang w:val="en-US"/>
          </w:rPr>
          <w:delText>one-stop shop</w:delText>
        </w:r>
      </w:del>
      <w:del w:id="356" w:date="2022-05-22T22:42:30Z" w:author="Tom Termini">
        <w:r>
          <w:rPr>
            <w:rtl w:val="0"/>
            <w:lang w:val="en-US"/>
          </w:rPr>
          <w:delText xml:space="preserve">” </w:delText>
        </w:r>
      </w:del>
      <w:del w:id="357" w:date="2022-05-22T22:42:30Z" w:author="Tom Termini">
        <w:r>
          <w:rPr>
            <w:rtl w:val="0"/>
            <w:lang w:val="en-US"/>
          </w:rPr>
          <w:delText xml:space="preserve">for all knowledge on the platform </w:delText>
        </w:r>
      </w:del>
      <w:del w:id="358" w:date="2022-05-22T22:42:30Z" w:author="Tom Termini">
        <w:r>
          <w:rPr>
            <w:rtl w:val="0"/>
            <w:lang w:val="en-US"/>
          </w:rPr>
          <w:delText xml:space="preserve">– </w:delText>
        </w:r>
      </w:del>
      <w:del w:id="359" w:date="2022-05-22T22:42:30Z" w:author="Tom Termini">
        <w:r>
          <w:rPr>
            <w:rtl w:val="0"/>
            <w:lang w:val="en-US"/>
          </w:rPr>
          <w:delText xml:space="preserve">ensured through consistent team leadership curation. </w:delText>
        </w:r>
      </w:del>
    </w:p>
    <w:p>
      <w:pPr>
        <w:pStyle w:val="Body Text"/>
        <w:spacing w:before="120"/>
        <w:rPr>
          <w:del w:id="360" w:date="2022-05-22T22:42:30Z" w:author="Tom Termini"/>
        </w:rPr>
      </w:pPr>
      <w:del w:id="361" w:date="2022-05-22T22:42:30Z" w:author="Tom Termini">
        <w:r>
          <w:rPr>
            <w:rtl w:val="0"/>
            <w:lang w:val="en-US"/>
          </w:rPr>
          <w:delText>These processes facilitate our ability to research, design, develop and maintain optimum IT and cybersecurity architectures for ONR. We will coordinate with the ONR PMO and Network Operations to architect and build cybersecurity capabilities into solutions in advance of their projected deployment, while ensuring compliance with ONR Security Policy. This anticipatory planning recognizes that cybersecurity capabilities require threat anticipation, specialized development, and additional time certification and accreditation. Our IT and cybersecurity architectures will be scalable, flexible, and cost-effective throughout their lifecycles, and we will work closely with the ONR IA Manager to  develop a monitor program that ensures the confidentiality, integrity and availability of ONR data.</w:delText>
        </w:r>
      </w:del>
    </w:p>
    <w:p>
      <w:pPr>
        <w:pStyle w:val="Body Text"/>
        <w:spacing w:before="120"/>
        <w:rPr>
          <w:del w:id="362" w:date="2022-05-22T22:42:30Z" w:author="Tom Termini"/>
        </w:rPr>
      </w:pPr>
      <w:del w:id="363" w:date="2022-05-22T22:42:30Z" w:author="Tom Termini">
        <w:r>
          <w:rPr>
            <w:rtl w:val="0"/>
            <w:lang w:val="en-US"/>
          </w:rPr>
          <w:delText>The AveningTech/BWI Team also has the knowledge and capability to evaluate cloud applications, hardware, and software; adapt to changes to service provider architecture; and facilitate updates to ONR</w:delText>
        </w:r>
      </w:del>
      <w:del w:id="364" w:date="2022-05-22T22:42:30Z" w:author="Tom Termini">
        <w:r>
          <w:rPr>
            <w:rtl w:val="0"/>
            <w:lang w:val="en-US"/>
          </w:rPr>
          <w:delText>’</w:delText>
        </w:r>
      </w:del>
      <w:del w:id="365" w:date="2022-05-22T22:42:30Z" w:author="Tom Termini">
        <w:r>
          <w:rPr>
            <w:rtl w:val="0"/>
            <w:lang w:val="en-US"/>
          </w:rPr>
          <w:delText>s cloud strategy. We evaluate the existing architecture and work to transpose existing systems into the cloud as seamlessly and cost effectively, as possible. We have migrated internal functions that were previously on premise to exist in the cloud, providing an opportunity to re-implement server and networking infrastructure in a manner that is more secure. We carefully evaluate multiple service offerings, such as AWS and Azure, and can work with either offering or a blend of services as needed.</w:delText>
        </w:r>
      </w:del>
    </w:p>
    <w:p>
      <w:pPr>
        <w:pStyle w:val="Body Text"/>
        <w:spacing w:before="120"/>
        <w:rPr>
          <w:del w:id="366" w:date="2022-05-22T22:42:30Z" w:author="Tom Termini"/>
        </w:rPr>
      </w:pPr>
      <w:del w:id="367" w:date="2022-05-22T22:42:30Z" w:author="Tom Termini">
        <w:r>
          <w:rPr>
            <w:rtl w:val="0"/>
            <w:lang w:val="en-US"/>
          </w:rPr>
          <w:delText>We leverage IaaS offerings to establish server infrastructure and associated networking security. We also take advantage of PaaS offerings, namely Relational Database Services (RDS) to support database activities and Lamda Expressions to optimize the use of these resources. We can ensure resources that do not need to be on all the time are only on when they are scheduled to be needed. We have also leveraged additional PaaS services in Active Directory and Secure Key Vault Storage from Azure. We will also leverage existing ONR investments across public, private, and hybrid cloud environments as the baseline for evolution of cloud services aligned with mission needs. Our team supports IaaS implementation, operation, maintenance, and enhancements of public, private, and hybrid cloud configurations to support a single enterprise infrastructure. We adhere to performance objectives for availability and reliability, to include ensuring infrastructure resource availability for allocation to mission applications through their platform services.</w:delText>
        </w:r>
      </w:del>
    </w:p>
    <w:p>
      <w:pPr>
        <w:pStyle w:val="Body Text"/>
        <w:spacing w:before="120"/>
        <w:rPr>
          <w:ins w:id="368" w:date="2022-05-22T22:59:53Z" w:author="Tom Termini"/>
        </w:rPr>
      </w:pPr>
      <w:del w:id="369" w:date="2022-05-22T22:42:30Z" w:author="Tom Termini">
        <w:r>
          <w:rPr>
            <w:rtl w:val="0"/>
            <w:lang w:val="en-US"/>
          </w:rPr>
          <w:delText xml:space="preserve">Our methodology for supporting IaaS and Cloud Operations uses a modernization through sustainment approach, focused on cost reduction and resource accessibility/scalability processes. We accept all work in progress and review plans for continued modernization and automation within the infrastructure. We perform assessments on obsolescence, IaaS coverage, automation, configuration management, patch management, cybersecurity, quality, and documentation. </w:delText>
        </w:r>
      </w:del>
      <w:ins w:id="370" w:date="2022-05-22T22:59:53Z" w:author="Tom Termini">
        <w:r>
          <w:rPr>
            <w:rtl w:val="0"/>
            <w:lang w:val="en-US"/>
          </w:rPr>
          <w:t xml:space="preserve">We conduct comprehensive FEA assessments and develop strategic roadmaps to help customers align technology investments with their missions and assess their existing IT portfolios against FEA requirements. Our compliance activities are applied in an overarching manner for all enterprise systems and coordinated through planning and open communication with our customers. </w:t>
        </w:r>
      </w:ins>
    </w:p>
    <w:p>
      <w:pPr>
        <w:pStyle w:val="Body Text"/>
        <w:spacing w:before="120"/>
        <w:rPr>
          <w:ins w:id="371" w:date="2022-05-22T22:59:53Z" w:author="Tom Termini"/>
        </w:rPr>
      </w:pPr>
      <w:ins w:id="372" w:date="2022-05-22T22:59:53Z" w:author="Tom Termini">
        <w:r>
          <w:rPr>
            <w:rtl w:val="0"/>
            <w:lang w:val="en-US"/>
          </w:rPr>
          <w:t>The AveningTech/BWI Team</w:t>
        </w:r>
      </w:ins>
      <w:ins w:id="373" w:date="2022-05-22T22:59:53Z" w:author="Tom Termini">
        <w:r>
          <w:rPr>
            <w:rtl w:val="0"/>
            <w:lang w:val="en-US"/>
          </w:rPr>
          <w:t>’</w:t>
        </w:r>
      </w:ins>
      <w:ins w:id="374" w:date="2022-05-22T22:59:53Z" w:author="Tom Termini">
        <w:r>
          <w:rPr>
            <w:rtl w:val="0"/>
            <w:lang w:val="en-US"/>
          </w:rPr>
          <w:t>s Cloud/Enterprise Architecture approach incorporates a holistic view of maintenance, development, and innovation.</w:t>
        </w:r>
      </w:ins>
      <w:ins w:id="375" w:date="2022-05-22T22:59:53Z" w:author="Tom Termini">
        <w:r>
          <w:rPr>
            <w:rtl w:val="0"/>
            <w:lang w:val="en-US"/>
          </w:rPr>
          <w:t xml:space="preserve"> </w:t>
        </w:r>
      </w:ins>
      <w:ins w:id="376" w:date="2022-05-22T22:59:53Z" w:author="Tom Termini">
        <w:r>
          <w:rPr>
            <w:rtl w:val="0"/>
            <w:lang w:val="en-US"/>
          </w:rPr>
          <w:t>We make a concerted effort across the team to codify procedures and processes in consumable form through both documentation and automated processes and to identify opportunities for innovation. For example, our PM and Technical Leads use collaborative spaces such as Confluence and Gitlab as the preferred communication channel for CONOPS, decision points, and configuration control changes. The OV provides the structure and behavior of the components that make up the ONR operational environment, their relationships and dependencies, tasks and activities, operational elements, and the type and frequency of information exchanges and flows between those elements. The SV illustrates the internal structure and behavior of components and the relationships between system resources and the Operational View.</w:t>
        </w:r>
      </w:ins>
      <w:ins w:id="377" w:date="2022-05-22T22:59:53Z" w:author="Tom Termini">
        <w:r>
          <w:rPr>
            <w:rtl w:val="0"/>
            <w:lang w:val="en-US"/>
          </w:rPr>
          <w:t xml:space="preserve"> </w:t>
        </w:r>
      </w:ins>
      <w:ins w:id="378" w:date="2022-05-22T22:59:53Z" w:author="Tom Termini">
        <w:r>
          <w:rPr>
            <w:rtl w:val="0"/>
            <w:lang w:val="en-US"/>
          </w:rPr>
          <w:t>The TV describes the standards and rules that govern the organization, interaction, and dependencies between existing and future states of the systems in the SV.</w:t>
        </w:r>
      </w:ins>
      <w:ins w:id="379" w:date="2022-05-22T22:59:53Z" w:author="Tom Termini">
        <w:r>
          <w:rPr>
            <w:rtl w:val="0"/>
            <w:lang w:val="en-US"/>
          </w:rPr>
          <w:t xml:space="preserve"> </w:t>
        </w:r>
      </w:ins>
      <w:ins w:id="380" w:date="2022-05-22T22:59:53Z" w:author="Tom Termini">
        <w:r>
          <w:rPr>
            <w:rtl w:val="0"/>
            <w:lang w:val="en-US"/>
          </w:rPr>
          <w:t>The AveningTech/BWI Team maintains and develops these views, using IBM Rational System Architect Software, to help build out a complete wiki including network, system, and application diagrams to provide a complete picture of the enterprise topology.</w:t>
        </w:r>
      </w:ins>
      <w:ins w:id="381" w:date="2022-05-22T22:59:53Z" w:author="Tom Termini">
        <w:r>
          <w:rPr>
            <w:rtl w:val="0"/>
            <w:lang w:val="en-US"/>
          </w:rPr>
          <w:t xml:space="preserve"> </w:t>
        </w:r>
      </w:ins>
      <w:ins w:id="382" w:date="2022-05-22T22:59:53Z" w:author="Tom Termini">
        <w:r>
          <w:rPr>
            <w:rtl w:val="0"/>
            <w:lang w:val="en-US"/>
          </w:rPr>
          <w:t xml:space="preserve">This shared model provides key information for onboarding new team members and empowers all team members to support Infrastructure as a Service (IaaS), Platform as a Service (PaaS), and Software as a Service (SaaS) delivery. We embed the wiki in our processes as the </w:t>
        </w:r>
      </w:ins>
      <w:ins w:id="383" w:date="2022-05-22T22:59:53Z" w:author="Tom Termini">
        <w:r>
          <w:rPr>
            <w:rtl w:val="0"/>
            <w:lang w:val="en-US"/>
          </w:rPr>
          <w:t>“</w:t>
        </w:r>
      </w:ins>
      <w:ins w:id="384" w:date="2022-05-22T22:59:53Z" w:author="Tom Termini">
        <w:r>
          <w:rPr>
            <w:rtl w:val="0"/>
            <w:lang w:val="en-US"/>
          </w:rPr>
          <w:t>one-stop shop</w:t>
        </w:r>
      </w:ins>
      <w:ins w:id="385" w:date="2022-05-22T22:59:53Z" w:author="Tom Termini">
        <w:r>
          <w:rPr>
            <w:rtl w:val="0"/>
            <w:lang w:val="en-US"/>
          </w:rPr>
          <w:t xml:space="preserve">” </w:t>
        </w:r>
      </w:ins>
      <w:ins w:id="386" w:date="2022-05-22T22:59:53Z" w:author="Tom Termini">
        <w:r>
          <w:rPr>
            <w:rtl w:val="0"/>
            <w:lang w:val="en-US"/>
          </w:rPr>
          <w:t xml:space="preserve">for all knowledge on the platform </w:t>
        </w:r>
      </w:ins>
      <w:ins w:id="387" w:date="2022-05-22T22:59:53Z" w:author="Tom Termini">
        <w:r>
          <w:rPr>
            <w:rtl w:val="0"/>
            <w:lang w:val="en-US"/>
          </w:rPr>
          <w:t>—</w:t>
        </w:r>
      </w:ins>
      <w:ins w:id="388" w:date="2022-05-22T22:59:53Z" w:author="Tom Termini">
        <w:r>
          <w:rPr>
            <w:rtl w:val="0"/>
            <w:lang w:val="en-US"/>
          </w:rPr>
          <w:t xml:space="preserve"> ensured through consistent team leadership curation. </w:t>
        </w:r>
      </w:ins>
    </w:p>
    <w:p>
      <w:pPr>
        <w:pStyle w:val="Body Text"/>
        <w:spacing w:before="120"/>
        <w:rPr>
          <w:ins w:id="389" w:date="2022-05-22T22:59:53Z" w:author="Tom Termini"/>
        </w:rPr>
      </w:pPr>
      <w:ins w:id="390" w:date="2022-05-22T22:59:53Z" w:author="Tom Termini">
        <w:r>
          <w:rPr>
            <w:rtl w:val="0"/>
            <w:lang w:val="en-US"/>
          </w:rPr>
          <w:t>We will coordinate with the ONR PMO and Network Operations to architect and build cybersecurity capabilities into solutions in advance of their projected deployment, while ensuring compliance with ONR Security Policy. Our IT and cybersecurity architectures will be scalable, flexible, and cost-effective throughout their lifecycles, and we will work closely with the ONR IA Manager to develop a monitor program that ensures the confidentiality, integrity and availability of ONR data.</w:t>
        </w:r>
      </w:ins>
    </w:p>
    <w:p>
      <w:pPr>
        <w:pStyle w:val="Body Text"/>
        <w:spacing w:before="120"/>
        <w:rPr>
          <w:ins w:id="391" w:date="2022-05-22T22:59:53Z" w:author="Tom Termini"/>
        </w:rPr>
      </w:pPr>
      <w:ins w:id="392" w:date="2022-05-22T22:59:53Z" w:author="Tom Termini">
        <w:r>
          <w:rPr>
            <w:rtl w:val="0"/>
            <w:lang w:val="en-US"/>
          </w:rPr>
          <w:t xml:space="preserve">The AveningTech/BWI Team also has the knowledge and capability to evaluate cloud applications, hardware, and software; </w:t>
        </w:r>
      </w:ins>
      <w:ins w:id="393" w:date="2022-05-22T22:59:53Z" w:author="Tom Termini">
        <w:r>
          <w:rPr>
            <w:rtl w:val="0"/>
            <w:lang w:val="en-US"/>
          </w:rPr>
          <w:t xml:space="preserve">incorporate </w:t>
        </w:r>
      </w:ins>
      <w:ins w:id="394" w:date="2022-05-22T22:59:53Z" w:author="Tom Termini">
        <w:r>
          <w:rPr>
            <w:rtl w:val="0"/>
            <w:lang w:val="en-US"/>
          </w:rPr>
          <w:t>changes to service provider architecture; and facilitate updates to ONR</w:t>
        </w:r>
      </w:ins>
      <w:ins w:id="395" w:date="2022-05-22T22:59:53Z" w:author="Tom Termini">
        <w:r>
          <w:rPr>
            <w:rtl w:val="0"/>
            <w:lang w:val="en-US"/>
          </w:rPr>
          <w:t>’</w:t>
        </w:r>
      </w:ins>
      <w:ins w:id="396" w:date="2022-05-22T22:59:53Z" w:author="Tom Termini">
        <w:r>
          <w:rPr>
            <w:rtl w:val="0"/>
            <w:lang w:val="en-US"/>
          </w:rPr>
          <w:t>s cloud strategy. We evaluate the existing architecture and work to transpose existing systems into the cloud as seamlessly and cost effectively, as possible.</w:t>
        </w:r>
      </w:ins>
      <w:ins w:id="397" w:date="2022-05-22T22:59:53Z" w:author="Tom Termini">
        <w:r>
          <w:rPr>
            <w:rtl w:val="0"/>
            <w:lang w:val="en-US"/>
          </w:rPr>
          <w:t xml:space="preserve"> </w:t>
        </w:r>
      </w:ins>
      <w:ins w:id="398" w:date="2022-05-22T22:59:53Z" w:author="Tom Termini">
        <w:r>
          <w:rPr>
            <w:rtl w:val="0"/>
            <w:lang w:val="en-US"/>
          </w:rPr>
          <w:t>We have migrated internal functions that were previously on premise to exist in the cloud, providing an opportunity to re-implement server and networking infrastructure in a manner that is more secure.</w:t>
        </w:r>
      </w:ins>
      <w:ins w:id="399" w:date="2022-05-22T22:59:53Z" w:author="Tom Termini">
        <w:r>
          <w:rPr>
            <w:rtl w:val="0"/>
            <w:lang w:val="en-US"/>
          </w:rPr>
          <w:t xml:space="preserve"> </w:t>
        </w:r>
      </w:ins>
      <w:ins w:id="400" w:date="2022-05-22T22:59:53Z" w:author="Tom Termini">
        <w:r>
          <w:rPr>
            <w:rtl w:val="0"/>
            <w:lang w:val="en-US"/>
          </w:rPr>
          <w:t>We carefully evaluate multiple service offerings, such as AWS and Azure, and can work with either offering or a blend of services as needed.</w:t>
        </w:r>
      </w:ins>
    </w:p>
    <w:p>
      <w:pPr>
        <w:pStyle w:val="Body Text"/>
        <w:spacing w:before="120"/>
        <w:rPr>
          <w:ins w:id="401" w:date="2022-05-22T22:59:53Z" w:author="Tom Termini"/>
        </w:rPr>
      </w:pPr>
      <w:ins w:id="402" w:date="2022-05-22T22:59:53Z" w:author="Tom Termini">
        <w:r>
          <w:rPr>
            <w:rtl w:val="0"/>
            <w:lang w:val="en-US"/>
          </w:rPr>
          <w:t>We also take advantage of PaaS offerings, namely Relational Database Services (RDS) to support database activities and Lamda Expressions to optimize the use of these resources. We can ensure resources that do not need to be on all the time are only on when they are scheduled to be needed. We will also leverage existing ONR investments across public, private, and hybrid cloud environments as the baseline for evolution of cloud services aligned with mission needs. Our team supports IaaS implementation, operation, maintenance, and enhancements of public, private, and hybrid cloud configurations to support a single enterprise infrastructure. We adhere to performance objectives for availability and reliability, to include ensuring infrastructure resource availability for allocation to mission applications through their platform services.</w:t>
        </w:r>
      </w:ins>
    </w:p>
    <w:p>
      <w:pPr>
        <w:pStyle w:val="Body Text"/>
        <w:spacing w:before="120"/>
      </w:pPr>
      <w:ins w:id="403" w:date="2022-05-22T22:59:53Z" w:author="Tom Termini">
        <w:r>
          <w:rPr>
            <w:rtl w:val="0"/>
            <w:lang w:val="en-US"/>
          </w:rPr>
          <w:t xml:space="preserve">Our methodology for supporting IaaS and Cloud Operations uses a modernization through sustainment approach, focused on cost reduction and resource accessibility/scalability processes. </w:t>
        </w:r>
      </w:ins>
      <w:r>
        <w:rPr>
          <w:rtl w:val="0"/>
          <w:lang w:val="en-US"/>
        </w:rPr>
        <w:t>We then define a plan to address identified critical gaps and create a roadmap for other findings, captured on a Jira Kanban board and prioritized with the Government.</w:t>
      </w:r>
    </w:p>
    <w:p>
      <w:pPr>
        <w:pStyle w:val="Body Text"/>
        <w:spacing w:before="120"/>
      </w:pPr>
      <w:r>
        <w:rPr>
          <w:rtl w:val="0"/>
          <w:lang w:val="en-US"/>
        </w:rPr>
        <w:t>Our IaaS configuration includes a vRealize Automation self-service portal. Through this portal, our team provides resource management tools to provision resources and automate services between systems and public/hybrid/private cloud environments. We automate services using Infrastructure as Code (IaC) techniques and archive all IaC scripts within our Source Code Management (SCM) repository for version control and backup. We integrate task automation within the ServiceNow ITSM, documenting the details of user requests, resources provisioned or configured, and applications/missions supported. Within the vRealize Automation portal, we also ensure the SC IaaS system and application blueprints remain current. To do so, we use a Model Based System Engineering (MBSE) methodology and vRealize Automation to manage links between system blueprints and application deployments across the enterprise IaaS. Our System Engineers use this detail to inform interoperability and capacity planning along with impacts related to obsolescence management.</w:t>
      </w:r>
    </w:p>
    <w:p>
      <w:pPr>
        <w:pStyle w:val="Body Text"/>
        <w:spacing w:before="120"/>
        <w:rPr>
          <w:del w:id="404" w:date="2022-05-22T22:41:23Z" w:author="Tom Termini"/>
        </w:rPr>
      </w:pPr>
      <w:r>
        <w:rPr>
          <w:rtl w:val="0"/>
          <w:lang w:val="en-US"/>
        </w:rPr>
        <w:t xml:space="preserve">Our team uses the vRealize Operations suite to perform IaaS operations sustainment activities. Our System Engineers use real-time and archived operational data to monitor workload optimization and perform analytics on workload balancing. Using the results, we optimize workloads across the IaaS, supporting hybrid deployments using VMWare. </w:t>
      </w:r>
      <w:del w:id="405" w:date="2022-05-22T22:42:00Z" w:author="Tom Termini">
        <w:r>
          <w:rPr>
            <w:rtl w:val="0"/>
            <w:lang w:val="en-US"/>
          </w:rPr>
          <w:delText xml:space="preserve">Our approach to hybrid cloud allows us to provide an elastic IaaS that surges to the public cloud for resources when necessary, enabling mission continuity. We use vRealize Operations dashboards to monitor IaaS health using a network Common Operating Picture (COP) for the enterprise. We monitor various aspects of IaaS resources to perform proactive fixes, re-balance to optimize for real-time and trending workloads and quickly react to failures. Our COP includes public, private, and hybrid cloud deployments across the IaaS to provide a single pane of visibility for enterprise infrastructure. With the COP dashboard, we provide ONR's organizational leadership, service owners, and business managers with customizable views and reports to understand the current IaaS configuration and health for their workloads. We verify the current IaaS configuration meets workload demands, and that short- and long-term trends are accounted for in our capacity planning. </w:delText>
        </w:r>
      </w:del>
      <w:ins w:id="406" w:date="2022-05-22T22:44:50Z" w:author="Tom Termini">
        <w:r>
          <w:rPr>
            <w:rtl w:val="0"/>
            <w:lang w:val="en-US"/>
          </w:rPr>
          <w:t xml:space="preserve">Our approach to hybrid cloud allows us to provide an elastic IaaS that surges to the public cloud for resources when necessary, enabling mission continuity. We monitor various aspects of IaaS resources to perform proactive fixes, re-balance to optimize for real-time and trending workloads and quickly react to failures. Our COP includes public, private, and hybrid cloud deployments across the IaaS to provide a single pane of visibility for enterprise infrastructure. With the COP dashboard, we provide ONR's organizational leadership, service owners, and business managers with customizable views and reports to understand the current IaaS configuration and health for their workloads. We verify the current IaaS configuration meets workload demands, and that short- and long-term trends are accounted for in our capacity planning. </w:t>
        </w:r>
      </w:ins>
      <w:r>
        <w:rPr>
          <w:rtl w:val="0"/>
          <w:lang w:val="en-US"/>
        </w:rPr>
        <w:t xml:space="preserve">We perform </w:t>
      </w:r>
      <w:r>
        <w:rPr>
          <w:rtl w:val="0"/>
          <w:lang w:val="en-US"/>
        </w:rPr>
        <w:t>“</w:t>
      </w:r>
      <w:r>
        <w:rPr>
          <w:rtl w:val="0"/>
          <w:lang w:val="en-US"/>
        </w:rPr>
        <w:t>what-if</w:t>
      </w:r>
      <w:r>
        <w:rPr>
          <w:rtl w:val="0"/>
          <w:lang w:val="en-US"/>
        </w:rPr>
        <w:t xml:space="preserve">” </w:t>
      </w:r>
      <w:r>
        <w:rPr>
          <w:rtl w:val="0"/>
          <w:lang w:val="en-US"/>
        </w:rPr>
        <w:t xml:space="preserve">modeling to analyze how the current IaaS configuration supports existing trends, mission-specific workload spikes, and public cloud surge alignment. </w:t>
      </w:r>
      <w:del w:id="407" w:date="2022-05-22T22:41:23Z" w:author="Tom Termini">
        <w:r>
          <w:rPr>
            <w:rtl w:val="0"/>
            <w:lang w:val="en-US"/>
          </w:rPr>
          <w:delText>We use model-driven analytics to support resource optimization, adjusting workloads and aligning the right resources (general compute, memory-optimized, storage-optimized, etc.) with mission application needs. Beyond workload and capacity management initiatives, our system administrators leverage vRealize Operations and vSphere to monitor operating system resources for prolonged performance spikes or unnaturally low utilization numbers. Our system engineers and administrators perform root-cause analysis after component failures or system crashes as part of our Failure Recovery Process (FRP). We ensure mission capacity remains operational even with an underlying failure. We restore services as quickly as possible while keeping artifacts available for later analysis. During the FRP, we review logs, configurations, and application load to reconstruct the timeline leading to the failure and understand why the failure occurred. Based on the FRP results, we institute new best practices and automated triggers to proactively identify this type of issue before another occurrence.</w:delText>
        </w:r>
      </w:del>
    </w:p>
    <w:p>
      <w:pPr>
        <w:pStyle w:val="Body Text"/>
        <w:spacing w:before="120"/>
        <w:rPr>
          <w:del w:id="408" w:date="2022-05-22T22:41:23Z" w:author="Tom Termini"/>
        </w:rPr>
      </w:pPr>
      <w:del w:id="409" w:date="2022-05-22T22:41:23Z" w:author="Tom Termini">
        <w:r>
          <w:rPr>
            <w:rtl w:val="0"/>
            <w:lang w:val="en-US"/>
          </w:rPr>
          <w:delText>Beyond day-to-day management of resources using vCenter tools, vRealize Automation, vRealize Operations, and vSphere, we enable automation and predictive maintenance across the IaaS. Upon award, we review the current IaaS automation and create a series of tasks for our Kanban board to close gaps. Our System Engineers and Administrators identify the most repeatable manual tasks, and we prioritize automation accordingly. We develop automation scripts using a GitOps declarative approach and best practices for each environment, using IaC, Configuration as Code (CaC) and Security as Code (SaC) techniques. We version control and store all scripts in our SCM. We test all automation within approved environments that mimic the operational systems and scan them within the Continuous Integration/Continuous Delivery (CI/CD) pipeline for compliance. Our automation approach eliminates mundane operational tasks, freeing administrators and engineers to focus on more complex tasks related to architecture, analytics, and modernizing the IaaS to meet future NASIC needs.</w:delText>
        </w:r>
      </w:del>
    </w:p>
    <w:p>
      <w:pPr>
        <w:pStyle w:val="Body Text"/>
        <w:spacing w:before="120"/>
        <w:rPr>
          <w:del w:id="410" w:date="2022-05-22T22:41:23Z" w:author="Tom Termini"/>
        </w:rPr>
      </w:pPr>
      <w:del w:id="411" w:date="2022-05-22T22:41:23Z" w:author="Tom Termini">
        <w:r>
          <w:rPr>
            <w:rtl w:val="0"/>
            <w:lang w:val="en-US"/>
          </w:rPr>
          <w:delText>The AveningTech/BWI Team also has experience in the many facets of PaaS and SaaS offerings, having built them from the ground up for other DoD customers. Drawing on this experience, we will provide expert O&amp;M support for the ONR PaaS and SaaS requirements. This support builds upon three pillars that provide the core ingredients for success: Observable, Secure, and User-First platforms.</w:delText>
        </w:r>
      </w:del>
    </w:p>
    <w:p>
      <w:pPr>
        <w:pStyle w:val="Body Text"/>
        <w:spacing w:before="120"/>
        <w:rPr>
          <w:ins w:id="412" w:date="2022-05-22T22:44:50Z" w:author="Tom Termini"/>
        </w:rPr>
      </w:pPr>
      <w:del w:id="413" w:date="2022-05-22T22:41:23Z" w:author="Tom Termini">
        <w:r>
          <w:rPr>
            <w:rtl w:val="0"/>
            <w:lang w:val="en-US"/>
          </w:rPr>
          <w:delText>Effective platform and system sustainment begins with thorough observability. We provide a COP for application, platform, and infrastructure health using Prometheus and Grafana. These tools allow us to efficiently store large volumes of time series metrics and visualize at the resolution required for informed decision making. We identify problems early through active dashboard monitoring, as well as threshold-based notifications to the team. Our focus on observability focuses on one simple goal: to identify and resolve issues before customer impact. We understand the value tenants gain from building on a stable, secure platform. PaaS and SaaS inherits security controls from the underlying IaaS and uses those as a baseline for all platform tenants. Our system engineers mirror the patching rules of the IaaS team, ensuring we apply all patches within 30 days of release or IAVA deadline, whichever comes first. For continuous monitoring, we leverage system logs and active scans to monitor the PaaS and SaaS states, with automated alerts triggered based on configurable thresholds. Our team performs regular audits to validate that the continuous monitoring toolset actively reports findings and verifies resolutions as part of root-cause analysis activities. Our approach includes innovations such as building on our support pillars to maintain a multi-fabric offering, providing the same services, functionality, and capability to PaaS and SaaS tenants regardless of the underlying IaaS. With thorough automation modules built at the lowest classification level, we benefit from reuse and avoid duplication. We empower the larger community to understand and evolve platform capability using our documentation repository.</w:delText>
        </w:r>
      </w:del>
      <w:ins w:id="414" w:date="2022-05-22T22:44:50Z" w:author="Tom Termini">
        <w:r>
          <w:rPr>
            <w:rtl w:val="0"/>
            <w:lang w:val="en-US"/>
          </w:rPr>
          <w:t>We use model-driven analytics to support resource optimization, adjusting workloads and aligning the right resources (general compute, memory-optimized, storage-optimized, etc.) with mission application needs.</w:t>
        </w:r>
      </w:ins>
      <w:ins w:id="415" w:date="2022-05-22T22:44:50Z" w:author="Tom Termini">
        <w:r>
          <w:rPr>
            <w:rtl w:val="0"/>
            <w:lang w:val="en-US"/>
          </w:rPr>
          <w:t xml:space="preserve"> </w:t>
        </w:r>
      </w:ins>
      <w:ins w:id="416" w:date="2022-05-22T22:44:50Z" w:author="Tom Termini">
        <w:r>
          <w:rPr>
            <w:rtl w:val="0"/>
            <w:lang w:val="en-US"/>
          </w:rPr>
          <w:t xml:space="preserve">Beyond workload and capacity management initiatives, our system administrators leverage vRealize Operations and vSphere to monitor operating system resources for prolonged performance spikes or unnaturally low utilization numbers. Our system engineers and administrators perform root-cause analysis after component failures or system crashes as part of our Failure Recovery Process (FRP). </w:t>
        </w:r>
      </w:ins>
    </w:p>
    <w:p>
      <w:pPr>
        <w:pStyle w:val="Body Text"/>
        <w:spacing w:before="120"/>
        <w:rPr>
          <w:ins w:id="417" w:date="2022-05-22T22:44:50Z" w:author="Tom Termini"/>
        </w:rPr>
      </w:pPr>
      <w:ins w:id="418" w:date="2022-05-22T22:44:50Z" w:author="Tom Termini">
        <w:r>
          <w:rPr>
            <w:rtl w:val="0"/>
            <w:lang w:val="en-US"/>
          </w:rPr>
          <w:t>Beyond day-to-day management of resources using vCenter tools, vRealize Automation, vRealize Operations, and vSphere, we enable automation and predictive maintenance across the IaaS. We develop automation scripts using a GitOps declarative approach and best practices for each environment, using IaC, Configuration as Code (CaC) and Security as Code (SaC) techniques. Our automation approach eliminates mundane operational tasks, freeing administrators and engineers to focus on more complex tasks related to architecture, analytics, and modernizing the IaaS to meet future NASIC needs.</w:t>
        </w:r>
      </w:ins>
      <w:ins w:id="419" w:date="2022-05-22T22:44:50Z" w:author="Tom Termini">
        <w:r>
          <w:rPr>
            <w:rtl w:val="0"/>
            <w:lang w:val="en-US"/>
          </w:rPr>
          <w:t xml:space="preserve"> </w:t>
        </w:r>
      </w:ins>
      <w:ins w:id="420" w:date="2022-05-22T22:44:50Z" w:author="Tom Termini">
        <w:r>
          <w:rPr>
            <w:rtl w:val="0"/>
            <w:lang w:val="en-US"/>
          </w:rPr>
          <w:t xml:space="preserve">The AveningTech/BWI Team also has experience in the many facets of PaaS and SaaS offerings, having built them from the ground up for other DoD customers. </w:t>
        </w:r>
      </w:ins>
    </w:p>
    <w:p>
      <w:pPr>
        <w:pStyle w:val="Body Text"/>
        <w:spacing w:before="120"/>
      </w:pPr>
      <w:ins w:id="421" w:date="2022-05-22T22:44:50Z" w:author="Tom Termini">
        <w:r>
          <w:rPr>
            <w:rtl w:val="0"/>
            <w:lang w:val="en-US"/>
          </w:rPr>
          <w:t>PaaS and SaaS inherits security controls from the underlying IaaS and uses those as a baseline for all platform tenants. Our system engineers mirror the patching rules of the IaaS team, ensuring we apply all patches within 30 days of release or IAVA deadline, whichever comes first. For continuous monitoring, we leverage system logs and active scans to monitor the PaaS and SaaS states, with automated alerts triggered based on configurable thresholds. Our team performs regular audits to validate that the continuous monitoring toolset actively reports findings and verifies resolutions as part of root-cause analysis activities.</w:t>
        </w:r>
      </w:ins>
      <w:ins w:id="422" w:date="2022-05-22T22:44:50Z" w:author="Tom Termini">
        <w:r>
          <w:rPr>
            <w:rtl w:val="0"/>
            <w:lang w:val="en-US"/>
          </w:rPr>
          <w:t xml:space="preserve"> </w:t>
        </w:r>
      </w:ins>
      <w:ins w:id="423" w:date="2022-05-22T22:44:50Z" w:author="Tom Termini">
        <w:r>
          <w:rPr>
            <w:rtl w:val="0"/>
            <w:lang w:val="en-US"/>
          </w:rPr>
          <w:t xml:space="preserve">Our approach includes innovations such as building on our support pillars to maintain a multi-fabric offering, providing the same services, functionality, and capability to PaaS and SaaS tenants regardless of the underlying IaaS. </w:t>
        </w:r>
      </w:ins>
    </w:p>
    <w:p>
      <w:pPr>
        <w:pStyle w:val="Body Text"/>
        <w:spacing w:before="120"/>
      </w:pPr>
      <w:r>
        <w:rPr>
          <w:b w:val="1"/>
          <w:bCs w:val="1"/>
          <w:color w:val="ff0000"/>
          <w:u w:color="ff0000"/>
          <w:rtl w:val="0"/>
          <w:lang w:val="en-US"/>
        </w:rPr>
        <w:t xml:space="preserve">Ability to Perform Successfully. </w:t>
      </w:r>
      <w:r>
        <w:rPr>
          <w:rtl w:val="0"/>
          <w:lang w:val="en-US"/>
        </w:rPr>
        <w:t xml:space="preserve">The methods described above will allow </w:t>
      </w:r>
      <w:commentRangeStart w:id="424"/>
      <w:r>
        <w:rPr>
          <w:rtl w:val="0"/>
          <w:lang w:val="en-US"/>
        </w:rPr>
        <w:t>the</w:t>
      </w:r>
      <w:commentRangeEnd w:id="424"/>
      <w:r>
        <w:commentReference w:id="424"/>
      </w:r>
      <w:r>
        <w:rPr>
          <w:rtl w:val="0"/>
          <w:lang w:val="en-US"/>
        </w:rPr>
        <w:t xml:space="preserve"> AveningTech/BWI Team to meet all performance standards associated with Cloud/Enterprise Architecture support, including support for drawings and strategy in accordance with CDRLs A022 and A023. We will ensure that the ONR IT Enterprise remains maintainable but is also both flexible and adaptable to changes in technology standards (both Government and industry) and supports the research, science and technology requirements of the ONR staff. The AveningTech/BWI Team approach to Cloud Operations will provide ONR with an enterprise infrastructure that blends the public, private, and hybrid cloud models to best align resources with mission application needs. The elasticity of our IaaS approach using vRealize Automation and Operations allows for the allocation of required resources to all applications regardless of physical server limitations, enabling effective and efficient mission support. Our approach includes continuity and expansion to enhance automation using the tools and technologies available. It also e elasticity and alignment with workload configuration requests today and migration to a complete cloud-based IaaS configuration in the future, without any risk to mission operations. Specific benefits our approach brings to ONR include:</w:t>
      </w:r>
    </w:p>
    <w:p>
      <w:pPr>
        <w:pStyle w:val="Body Text"/>
        <w:widowControl w:val="0"/>
        <w:numPr>
          <w:ilvl w:val="0"/>
          <w:numId w:val="10"/>
        </w:numPr>
        <w:spacing w:before="120" w:after="0"/>
        <w:jc w:val="left"/>
        <w:rPr>
          <w:lang w:val="en-US"/>
        </w:rPr>
      </w:pPr>
      <w:r>
        <w:rPr>
          <w:rtl w:val="0"/>
          <w:lang w:val="en-US"/>
        </w:rPr>
        <w:t>Disciplined monitoring and alerting to proactively prevent outages and enhance system availability.</w:t>
      </w:r>
    </w:p>
    <w:p>
      <w:pPr>
        <w:pStyle w:val="Body Text"/>
        <w:widowControl w:val="0"/>
        <w:numPr>
          <w:ilvl w:val="0"/>
          <w:numId w:val="10"/>
        </w:numPr>
        <w:spacing w:before="120" w:after="0"/>
        <w:jc w:val="left"/>
        <w:rPr>
          <w:lang w:val="en-US"/>
        </w:rPr>
      </w:pPr>
      <w:r>
        <w:rPr>
          <w:rtl w:val="0"/>
          <w:lang w:val="en-US"/>
        </w:rPr>
        <w:t xml:space="preserve">Scalability to ensure enterprise resources meet growing algorithm and data demand. </w:t>
      </w:r>
    </w:p>
    <w:p>
      <w:pPr>
        <w:pStyle w:val="Body Text"/>
        <w:widowControl w:val="0"/>
        <w:numPr>
          <w:ilvl w:val="0"/>
          <w:numId w:val="10"/>
        </w:numPr>
        <w:spacing w:before="120" w:after="0"/>
        <w:jc w:val="left"/>
        <w:rPr>
          <w:lang w:val="en-US"/>
        </w:rPr>
      </w:pPr>
      <w:r>
        <w:rPr>
          <w:rtl w:val="0"/>
          <w:lang w:val="en-US"/>
        </w:rPr>
        <w:t>Fault tolerance through proper configuration of on-premises devices and cloud storage components per vendor best practices.</w:t>
      </w:r>
    </w:p>
    <w:p>
      <w:pPr>
        <w:pStyle w:val="Body Text"/>
        <w:widowControl w:val="0"/>
        <w:numPr>
          <w:ilvl w:val="0"/>
          <w:numId w:val="10"/>
        </w:numPr>
        <w:spacing w:before="120" w:after="0"/>
        <w:jc w:val="left"/>
        <w:rPr>
          <w:lang w:val="en-US"/>
        </w:rPr>
      </w:pPr>
      <w:r>
        <w:rPr>
          <w:rtl w:val="0"/>
          <w:lang w:val="en-US"/>
        </w:rPr>
        <w:t>Establishment of PaaS and SaaS performance baselines that facilitate monitoring of anomalies and deviations while identifying areas for improvement.</w:t>
      </w:r>
    </w:p>
    <w:p>
      <w:pPr>
        <w:pStyle w:val="Body Text"/>
        <w:widowControl w:val="0"/>
        <w:numPr>
          <w:ilvl w:val="0"/>
          <w:numId w:val="10"/>
        </w:numPr>
        <w:spacing w:before="120" w:after="0"/>
        <w:jc w:val="left"/>
        <w:rPr>
          <w:lang w:val="en-US"/>
        </w:rPr>
      </w:pPr>
      <w:r>
        <w:rPr>
          <w:rtl w:val="0"/>
          <w:lang w:val="en-US"/>
        </w:rPr>
        <w:t>Regular self-audits to discover and address potential vulnerabilities, verify proper logging and auditing, and work closely with ONR to understand compliance requirements and mitigate shortcomings.</w:t>
      </w:r>
    </w:p>
    <w:p>
      <w:pPr>
        <w:pStyle w:val="Body Text"/>
        <w:numPr>
          <w:ilvl w:val="0"/>
          <w:numId w:val="10"/>
        </w:numPr>
        <w:spacing w:before="120" w:after="0"/>
        <w:jc w:val="left"/>
        <w:rPr>
          <w:lang w:val="en-US"/>
        </w:rPr>
      </w:pPr>
      <w:r>
        <w:rPr>
          <w:rtl w:val="0"/>
          <w:lang w:val="en-US"/>
        </w:rPr>
        <w:t>Proactive approach to monitoring, alerting, and analyzing trends that improves the overall PaaS availability paradigm by reducing the impact of core dependency and infrastructure outages.</w:t>
      </w:r>
      <w:r>
        <w:br w:type="textWrapping"/>
      </w:r>
    </w:p>
    <w:p>
      <w:pPr>
        <w:pStyle w:val="Heading"/>
      </w:pPr>
      <w:bookmarkStart w:name="_Toc6" w:id="425"/>
      <w:r>
        <w:rPr>
          <w:rFonts w:cs="Arial Unicode MS" w:eastAsia="Arial Unicode MS"/>
          <w:rtl w:val="0"/>
        </w:rPr>
        <w:t>1.7 Applications/Web Support</w:t>
      </w:r>
      <w:bookmarkEnd w:id="425"/>
    </w:p>
    <w:p>
      <w:pPr>
        <w:pStyle w:val="Body"/>
        <w:rPr>
          <w:rFonts w:ascii="Times New Roman" w:cs="Times New Roman" w:hAnsi="Times New Roman" w:eastAsia="Times New Roman"/>
          <w:sz w:val="24"/>
          <w:szCs w:val="24"/>
        </w:rPr>
      </w:pPr>
      <w:r>
        <w:rPr>
          <w:rFonts w:ascii="Times New Roman" w:hAnsi="Times New Roman"/>
          <w:b w:val="1"/>
          <w:bCs w:val="1"/>
          <w:color w:val="ff0000"/>
          <w:sz w:val="24"/>
          <w:szCs w:val="24"/>
          <w:u w:color="ff0000"/>
          <w:rtl w:val="0"/>
          <w:lang w:val="en-US"/>
        </w:rPr>
        <w:t xml:space="preserve">Understanding of Requirement. </w:t>
      </w:r>
      <w:r>
        <w:rPr>
          <w:rFonts w:ascii="Times New Roman" w:hAnsi="Times New Roman"/>
          <w:sz w:val="24"/>
          <w:szCs w:val="24"/>
          <w:rtl w:val="0"/>
          <w:lang w:val="en-US"/>
        </w:rPr>
        <w:t>The AveningTech/BWI Team has been performing applications and Web support for DoD customers</w:t>
      </w:r>
      <w:r>
        <w:rPr>
          <w:rFonts w:ascii="Times New Roman" w:hAnsi="Times New Roman" w:hint="default"/>
          <w:sz w:val="24"/>
          <w:szCs w:val="24"/>
          <w:rtl w:val="0"/>
          <w:lang w:val="en-US"/>
        </w:rPr>
        <w:t xml:space="preserve">’ </w:t>
      </w:r>
      <w:r>
        <w:rPr>
          <w:rFonts w:ascii="Times New Roman" w:hAnsi="Times New Roman"/>
          <w:sz w:val="24"/>
          <w:szCs w:val="24"/>
          <w:rtl w:val="0"/>
          <w:lang w:val="en-US"/>
        </w:rPr>
        <w:t>mission-critical systems for nearly 20 years. We have used agile methodologies at DMEA to develop a contract management system</w:t>
      </w:r>
      <w:commentRangeStart w:id="426"/>
      <w:r>
        <w:rPr>
          <w:rFonts w:ascii="Times New Roman" w:hAnsi="Times New Roman"/>
          <w:sz w:val="24"/>
          <w:szCs w:val="24"/>
          <w:rtl w:val="0"/>
        </w:rPr>
        <w:t>(</w:t>
      </w:r>
      <w:commentRangeEnd w:id="426"/>
      <w:r>
        <w:commentReference w:id="426"/>
      </w:r>
      <w:r>
        <w:rPr>
          <w:rFonts w:ascii="Times New Roman" w:hAnsi="Times New Roman"/>
          <w:sz w:val="24"/>
          <w:szCs w:val="24"/>
          <w:rtl w:val="0"/>
          <w:lang w:val="en-US"/>
        </w:rPr>
        <w:t xml:space="preserve">one of the first paperless contract management systems in DoD), execute database integration and migration efforts, build a Microelectronic Project System (MPS) that tracked requirements gathering and design efforts, and create a SharePoint application that modernized the MPS front-end interface. We have provided sustainment and development support for Drupal, Oracle, Java, MySQL, ASP.net, C# (.Net framework version 4.5), VB.NET (.Net framework version 2.0), MVC 4.0, .Net Framework with ODBC MS-Access Backend, .Net 3.5, Windows Server 2012 R2, SQL Server (for MS applications), SQL Server (Version 2012), SQL Server 2012 Enterprise, and SQL Server 2012 (SSRS, SSIS), as well as 3rd party tools Telerik Control and Kofax. We have also provided sustainment support for Apache, Bash, Python, Perl, and PHP. We have built and maintained applications on Windows and SharePoint platforms for multiple customers, providing maintenance and sustainment support at levels from Tier 1 to Tier 3. </w:t>
      </w:r>
    </w:p>
    <w:p>
      <w:pPr>
        <w:pStyle w:val="Body"/>
        <w:rPr>
          <w:rFonts w:ascii="Times New Roman" w:cs="Times New Roman" w:hAnsi="Times New Roman" w:eastAsia="Times New Roman"/>
          <w:sz w:val="24"/>
          <w:szCs w:val="24"/>
        </w:rPr>
      </w:pPr>
    </w:p>
    <w:p>
      <w:pPr>
        <w:pStyle w:val="Body"/>
        <w:rPr>
          <w:rStyle w:val="Heading 1 Char"/>
        </w:rPr>
      </w:pPr>
      <w:r>
        <w:rPr>
          <w:rFonts w:ascii="Times New Roman" w:hAnsi="Times New Roman"/>
          <w:sz w:val="24"/>
          <w:szCs w:val="24"/>
          <w:rtl w:val="0"/>
          <w:lang w:val="en-US"/>
        </w:rPr>
        <w:t xml:space="preserve">In addition to general application and software maintenance for existing capabilities, our team will </w:t>
      </w:r>
      <w:r>
        <w:rPr>
          <w:rFonts w:ascii="Times New Roman" w:hAnsi="Times New Roman"/>
          <w:b w:val="1"/>
          <w:bCs w:val="1"/>
          <w:i w:val="1"/>
          <w:iCs w:val="1"/>
          <w:sz w:val="24"/>
          <w:szCs w:val="24"/>
          <w:rtl w:val="0"/>
          <w:lang w:val="it-IT"/>
        </w:rPr>
        <w:t>anticipate</w:t>
      </w:r>
      <w:r>
        <w:rPr>
          <w:rFonts w:ascii="Times New Roman" w:hAnsi="Times New Roman"/>
          <w:sz w:val="24"/>
          <w:szCs w:val="24"/>
          <w:rtl w:val="0"/>
          <w:lang w:val="en-US"/>
        </w:rPr>
        <w:t xml:space="preserve"> the need or opportunity to incorporate innovations or new capabilities through research and analysis of industry trends and evolving ONR requirements. These enhancements will include </w:t>
      </w:r>
      <w:r>
        <w:rPr>
          <w:rFonts w:ascii="Times New Roman" w:hAnsi="Times New Roman"/>
          <w:b w:val="1"/>
          <w:bCs w:val="1"/>
          <w:i w:val="1"/>
          <w:iCs w:val="1"/>
          <w:sz w:val="24"/>
          <w:szCs w:val="24"/>
          <w:rtl w:val="0"/>
          <w:lang w:val="fr-FR"/>
        </w:rPr>
        <w:t>adaptation</w:t>
      </w:r>
      <w:r>
        <w:rPr>
          <w:rFonts w:ascii="Times New Roman" w:hAnsi="Times New Roman"/>
          <w:sz w:val="24"/>
          <w:szCs w:val="24"/>
          <w:rtl w:val="0"/>
          <w:lang w:val="en-US"/>
        </w:rPr>
        <w:t xml:space="preserve"> of new technologies to </w:t>
      </w:r>
      <w:r>
        <w:rPr>
          <w:rFonts w:ascii="Times New Roman" w:hAnsi="Times New Roman"/>
          <w:b w:val="1"/>
          <w:bCs w:val="1"/>
          <w:i w:val="1"/>
          <w:iCs w:val="1"/>
          <w:sz w:val="24"/>
          <w:szCs w:val="24"/>
          <w:rtl w:val="0"/>
          <w:lang w:val="en-US"/>
        </w:rPr>
        <w:t>deliver</w:t>
      </w:r>
      <w:r>
        <w:rPr>
          <w:rFonts w:ascii="Times New Roman" w:hAnsi="Times New Roman"/>
          <w:sz w:val="24"/>
          <w:szCs w:val="24"/>
          <w:rtl w:val="0"/>
          <w:lang w:val="en-US"/>
        </w:rPr>
        <w:t xml:space="preserve"> better collaboration tools for sharing knowledge, improved alignment and integration of program management and financial goals, improved business intelligence and accountability at all levels of the ONR organization, and continued seamless access to Navy ERP. These improvement opportunities will evolve and mature over the course of performance as incremental enhancements to support business goals.</w:t>
      </w:r>
    </w:p>
    <w:p>
      <w:pPr>
        <w:pStyle w:val="Body"/>
        <w:rPr>
          <w:rFonts w:ascii="Times New Roman" w:cs="Times New Roman" w:hAnsi="Times New Roman" w:eastAsia="Times New Roman"/>
          <w:b w:val="0"/>
          <w:bCs w:val="0"/>
          <w:color w:val="ff0000"/>
          <w:sz w:val="24"/>
          <w:szCs w:val="24"/>
          <w:u w:color="ff0000"/>
        </w:rPr>
      </w:pPr>
    </w:p>
    <w:p>
      <w:pPr>
        <w:pStyle w:val="Body"/>
        <w:rPr>
          <w:rStyle w:val="Heading 1 Char"/>
        </w:rPr>
      </w:pPr>
      <w:r>
        <w:rPr>
          <w:rFonts w:ascii="Times New Roman" w:hAnsi="Times New Roman"/>
          <w:b w:val="1"/>
          <w:bCs w:val="1"/>
          <w:color w:val="ff0000"/>
          <w:sz w:val="24"/>
          <w:szCs w:val="24"/>
          <w:u w:color="ff0000"/>
          <w:rtl w:val="0"/>
          <w:lang w:val="en-US"/>
        </w:rPr>
        <w:t xml:space="preserve">Sound Approach. </w:t>
      </w:r>
      <w:r>
        <w:rPr>
          <w:rFonts w:ascii="Times New Roman" w:hAnsi="Times New Roman"/>
          <w:sz w:val="24"/>
          <w:szCs w:val="24"/>
          <w:rtl w:val="0"/>
          <w:lang w:val="en-US"/>
        </w:rPr>
        <w:t>The AveningTech/BWI Team will develop, network, and integrate command web systems and databases that provide support of day-to-day ONR headquarters and Field Office operations. Working closely with ONR, we will provide direct and indirect technical support, testing, systems integration, application development, and maintenance in support of ONR systems and initiatives for the SIPRNET, DREN and NIPRNET. Opportunities for modernization, with the goal of evolution to a role-based portal environment, will occur in part by using tools to automate software package creation and provide users with a view of enterprise information, knowledge, and applications based on their organizational roles, with PKI and single sign-on access capabilities. Our team will support all migration efforts of the intranet, extranet, and internet environments. The overall activities performed will include web services administration and support services, focusing on application installation, security, automation, and management. Our approach includes:</w:t>
      </w:r>
    </w:p>
    <w:p>
      <w:pPr>
        <w:pStyle w:val="Body Text"/>
        <w:widowControl w:val="0"/>
        <w:numPr>
          <w:ilvl w:val="0"/>
          <w:numId w:val="10"/>
        </w:numPr>
        <w:spacing w:before="120" w:after="0"/>
        <w:jc w:val="left"/>
        <w:rPr>
          <w:lang w:val="en-US"/>
        </w:rPr>
      </w:pPr>
      <w:r>
        <w:rPr>
          <w:rtl w:val="0"/>
          <w:lang w:val="en-US"/>
        </w:rPr>
        <w:t>Proactive monitoring of application hardware platforms for potential performance and capacity concerns</w:t>
      </w:r>
    </w:p>
    <w:p>
      <w:pPr>
        <w:pStyle w:val="Body Text"/>
        <w:widowControl w:val="0"/>
        <w:numPr>
          <w:ilvl w:val="0"/>
          <w:numId w:val="10"/>
        </w:numPr>
        <w:spacing w:before="120" w:after="0"/>
        <w:jc w:val="left"/>
        <w:rPr>
          <w:lang w:val="en-US"/>
        </w:rPr>
      </w:pPr>
      <w:r>
        <w:rPr>
          <w:rtl w:val="0"/>
          <w:lang w:val="en-US"/>
        </w:rPr>
        <w:t>Applying preventive maintenance and upgrades on servers and application environments</w:t>
      </w:r>
    </w:p>
    <w:p>
      <w:pPr>
        <w:pStyle w:val="Body Text"/>
        <w:widowControl w:val="0"/>
        <w:numPr>
          <w:ilvl w:val="0"/>
          <w:numId w:val="10"/>
        </w:numPr>
        <w:spacing w:before="120" w:after="0"/>
        <w:jc w:val="left"/>
        <w:rPr>
          <w:lang w:val="en-US"/>
        </w:rPr>
      </w:pPr>
      <w:r>
        <w:rPr>
          <w:rtl w:val="0"/>
          <w:lang w:val="en-US"/>
        </w:rPr>
        <w:t>Performing installation, maintenance, patching, and performance tuning of applications</w:t>
      </w:r>
    </w:p>
    <w:p>
      <w:pPr>
        <w:pStyle w:val="Body Text"/>
        <w:widowControl w:val="0"/>
        <w:numPr>
          <w:ilvl w:val="0"/>
          <w:numId w:val="10"/>
        </w:numPr>
        <w:spacing w:before="120" w:after="0"/>
        <w:jc w:val="left"/>
        <w:rPr>
          <w:lang w:val="en-US"/>
        </w:rPr>
      </w:pPr>
      <w:r>
        <w:rPr>
          <w:rtl w:val="0"/>
          <w:lang w:val="en-US"/>
        </w:rPr>
        <w:t>Developing and supporting scripts and tools used for orchestration and automation tasks</w:t>
      </w:r>
    </w:p>
    <w:p>
      <w:pPr>
        <w:pStyle w:val="Body Text"/>
        <w:widowControl w:val="0"/>
        <w:numPr>
          <w:ilvl w:val="0"/>
          <w:numId w:val="10"/>
        </w:numPr>
        <w:spacing w:before="120" w:after="0"/>
        <w:jc w:val="left"/>
        <w:rPr>
          <w:lang w:val="en-US"/>
        </w:rPr>
      </w:pPr>
      <w:r>
        <w:rPr>
          <w:rtl w:val="0"/>
          <w:lang w:val="en-US"/>
        </w:rPr>
        <w:t>Coordinating with multiple development groups throughout the application lifecycle for test, debugging, and implementation</w:t>
      </w:r>
    </w:p>
    <w:p>
      <w:pPr>
        <w:pStyle w:val="Body Text"/>
        <w:widowControl w:val="0"/>
        <w:numPr>
          <w:ilvl w:val="0"/>
          <w:numId w:val="10"/>
        </w:numPr>
        <w:spacing w:before="120" w:after="0"/>
        <w:jc w:val="left"/>
        <w:rPr>
          <w:lang w:val="en-US"/>
        </w:rPr>
      </w:pPr>
      <w:r>
        <w:rPr>
          <w:rtl w:val="0"/>
          <w:lang w:val="en-US"/>
        </w:rPr>
        <w:t>Updating application and technical documentation</w:t>
      </w:r>
    </w:p>
    <w:p>
      <w:pPr>
        <w:pStyle w:val="Body Text"/>
        <w:widowControl w:val="0"/>
        <w:numPr>
          <w:ilvl w:val="0"/>
          <w:numId w:val="10"/>
        </w:numPr>
        <w:spacing w:before="120" w:after="0"/>
        <w:jc w:val="left"/>
        <w:rPr>
          <w:lang w:val="en-US"/>
        </w:rPr>
      </w:pPr>
      <w:r>
        <w:rPr>
          <w:rtl w:val="0"/>
          <w:lang w:val="en-US"/>
        </w:rPr>
        <w:t>Communicating with management and recommending changes or improvements</w:t>
      </w:r>
    </w:p>
    <w:p>
      <w:pPr>
        <w:pStyle w:val="Body Text"/>
        <w:spacing w:before="120"/>
        <w:rPr>
          <w:del w:id="427" w:date="2022-05-22T22:40:01Z" w:author="Tom Termini"/>
        </w:rPr>
      </w:pPr>
      <w:r>
        <w:rPr>
          <w:rtl w:val="0"/>
          <w:lang w:val="en-US"/>
        </w:rPr>
        <w:t xml:space="preserve">Our mission is to simplify and streamline the entire process of design, deployment, support, customization, and O&amp;M for ONR. </w:t>
      </w:r>
      <w:del w:id="428" w:date="2022-05-22T22:40:01Z" w:author="Tom Termini">
        <w:r>
          <w:rPr>
            <w:rtl w:val="0"/>
            <w:lang w:val="en-US"/>
          </w:rPr>
          <w:delText>We use our expertise and past relevant experience to proactively anticipate, identify, and successfully resolve issues in a timely manner. Automation of redundant tasks will yield significant time-savings and reduce potential human-induced errors, as well as providing referenceable historical data that can be used to fine-tune and improve processes, both proactive and reactive. Automation goes beyond daily operations and maintenance. It will improve the integrity of design and deployment for both testing and production environments, with quicker and more agile results. Not all tasks can be automated, however, so our team analyzes and considers every aspect of the infrastructure to make sound recommendations that would yield ONR favorable returns on investments.</w:delText>
        </w:r>
      </w:del>
    </w:p>
    <w:p>
      <w:pPr>
        <w:pStyle w:val="Body Text"/>
        <w:spacing w:before="120"/>
        <w:rPr>
          <w:del w:id="429" w:date="2022-05-22T22:40:01Z" w:author="Tom Termini"/>
        </w:rPr>
      </w:pPr>
      <w:del w:id="430" w:date="2022-05-22T22:40:01Z" w:author="Tom Termini">
        <w:r>
          <w:rPr>
            <w:rtl w:val="0"/>
            <w:lang w:val="en-US"/>
          </w:rPr>
          <w:delText>Our team performs engineering, development, and integration support throughout all phases of the software development life cycle. We identify and define user requirements and objectives, recommend strategies and tools to meet those objectives, and support the design of system architectures and other software products. In the construction and integration of our software solutions, we use Commercial Off-the-Shelf (COTS) or Government Off-the-Shelf (GOTS) products to the maximum extent possible. We also perform QA and testing activities on developed software products and resultant data outputs. We provide maintenance, additions, upgrades, and enhancements of all software used by and in support of our clients. We administer multiple enterprise software applications, supporting redundancy and fail over planning to ensure services can be restored within 24 hours. We also support data encryption over public and private network cloud segments.</w:delText>
        </w:r>
      </w:del>
    </w:p>
    <w:p>
      <w:pPr>
        <w:pStyle w:val="Body Text"/>
        <w:spacing w:before="120"/>
        <w:rPr>
          <w:del w:id="431" w:date="2022-05-22T22:40:01Z" w:author="Tom Termini"/>
        </w:rPr>
      </w:pPr>
      <w:del w:id="432" w:date="2022-05-22T22:40:01Z" w:author="Tom Termini">
        <w:r>
          <w:rPr>
            <w:rtl w:val="0"/>
            <w:lang w:val="en-US"/>
          </w:rPr>
          <w:delText xml:space="preserve">Our technical </w:delText>
        </w:r>
      </w:del>
      <w:commentRangeStart w:id="433"/>
      <w:del w:id="434" w:date="2022-05-22T22:40:01Z" w:author="Tom Termini">
        <w:r>
          <w:rPr>
            <w:rtl w:val="0"/>
            <w:lang w:val="en-US"/>
          </w:rPr>
          <w:delText xml:space="preserve">approach </w:delText>
        </w:r>
      </w:del>
      <w:commentRangeEnd w:id="433"/>
      <w:r>
        <w:commentReference w:id="433"/>
      </w:r>
      <w:del w:id="435" w:date="2022-05-22T22:40:01Z" w:author="Tom Termini">
        <w:r>
          <w:rPr>
            <w:rtl w:val="0"/>
            <w:lang w:val="en-US"/>
          </w:rPr>
          <w:delText>combines industry best practices of process improvements and maturity models with our institutional knowledge, expertise, and lessons learned through successful agile development projects completed at DMEA. We will tailor our processes, as needed, to follow ONR requirements. We will plan and execute sprint, sprint review meetings, sprint planning meetings, daily standup meetings, and compute team velocity. We will tailor our Agile development process to provide flexibility and discipline in meeting the required life cycle requirements. Our focus on validating business value throughout the project lifecycle represents a significant strength of our approach that accelerates user adoption, minimizes rework, and enables ONR to deploy capabilities faster.</w:delText>
        </w:r>
      </w:del>
    </w:p>
    <w:p>
      <w:pPr>
        <w:pStyle w:val="Body Text"/>
        <w:spacing w:before="120"/>
        <w:rPr>
          <w:ins w:id="436" w:date="2022-05-22T22:44:50Z" w:author="Tom Termini"/>
        </w:rPr>
      </w:pPr>
      <w:del w:id="437" w:date="2022-05-22T22:40:01Z" w:author="Tom Termini">
        <w:r>
          <w:rPr>
            <w:rtl w:val="0"/>
            <w:lang w:val="en-US"/>
          </w:rPr>
          <w:delText xml:space="preserve">Our database management team uses commercial tools to run queries and monitor database systems for changes that may affect security or open potential attack vectors. Configuration changes made to servers or databases trigger alerts that contain detailed information to facilitate quick troubleshooting of vulnerability issues. We support the entire data management lifecycle, to include requirements definition, design, integration, migration, backup and recovery planning, and disaster recovery. </w:delText>
        </w:r>
      </w:del>
      <w:ins w:id="438" w:date="2022-05-22T22:44:50Z" w:author="Tom Termini">
        <w:r>
          <w:rPr>
            <w:rtl w:val="0"/>
            <w:lang w:val="en-US"/>
          </w:rPr>
          <w:t>Automation of redundant tasks will yield significant time-savings and reduce potential human-induced errors, as well as providing referenceable historical data that can be used to fine-tune and improve processes, both proactive and reactive. Not all tasks can be automated, however, so our team analyzes and considers every aspect of the infrastructure to make sound recommendations that would yield ONR favorable returns on investments.</w:t>
        </w:r>
      </w:ins>
    </w:p>
    <w:p>
      <w:pPr>
        <w:pStyle w:val="Body Text"/>
        <w:spacing w:before="120"/>
        <w:rPr>
          <w:ins w:id="439" w:date="2022-05-22T22:44:50Z" w:author="Tom Termini"/>
        </w:rPr>
      </w:pPr>
      <w:ins w:id="440" w:date="2022-05-22T22:44:50Z" w:author="Tom Termini">
        <w:r>
          <w:rPr>
            <w:rtl w:val="0"/>
            <w:lang w:val="en-US"/>
          </w:rPr>
          <w:t xml:space="preserve">Our team performs engineering, development, and integration support throughout all phases of the software development life cycle. We identify and define user requirements and objectives, recommend strategies and tools to meet those objectives, and support the design of system architectures and other software products. In the construction and integration of our software solutions, we use Commercial Off-the-Shelf (COTS) or Government Off-the-Shelf (GOTS) products to the maximum extent possible. </w:t>
        </w:r>
      </w:ins>
    </w:p>
    <w:p>
      <w:pPr>
        <w:pStyle w:val="Body Text"/>
        <w:spacing w:before="120"/>
        <w:rPr>
          <w:ins w:id="441" w:date="2022-05-22T22:44:50Z" w:author="Tom Termini"/>
        </w:rPr>
      </w:pPr>
      <w:ins w:id="442" w:date="2022-05-22T22:44:50Z" w:author="Tom Termini">
        <w:r>
          <w:rPr>
            <w:rtl w:val="0"/>
            <w:lang w:val="en-US"/>
          </w:rPr>
          <w:t>Our technical approach combines industry best practices of process improvements and maturity models with our institutional knowledge, expertise, and lessons learned through successful agile development projects completed at DMEA. We will tailor our Agile development process to provide flexibility and discipline in meeting the required life cycle requirements. Our focus on validating business value throughout the project lifecycle represents a significant strength of our approach that accelerates user adoption, minimizes rework, and enables ONR to deploy capabilities faster.</w:t>
        </w:r>
      </w:ins>
    </w:p>
    <w:p>
      <w:pPr>
        <w:pStyle w:val="Body Text"/>
        <w:spacing w:before="120"/>
      </w:pPr>
      <w:ins w:id="443" w:date="2022-05-22T22:44:50Z" w:author="Tom Termini">
        <w:r>
          <w:rPr>
            <w:rtl w:val="0"/>
            <w:lang w:val="en-US"/>
          </w:rPr>
          <w:t xml:space="preserve">Our database management team uses commercial tools to run queries and monitor database systems for changes that may affect security or open potential attack vectors. </w:t>
        </w:r>
      </w:ins>
      <w:ins w:id="444" w:date="2022-05-22T22:44:50Z" w:author="Tom Termini">
        <w:r>
          <w:rPr>
            <w:rtl w:val="0"/>
            <w:lang w:val="en-US"/>
          </w:rPr>
          <w:t>Our team</w:t>
        </w:r>
      </w:ins>
      <w:ins w:id="445" w:date="2022-05-22T22:44:50Z" w:author="Tom Termini">
        <w:r>
          <w:rPr>
            <w:rtl w:val="0"/>
            <w:lang w:val="en-US"/>
          </w:rPr>
          <w:t xml:space="preserve"> support</w:t>
        </w:r>
      </w:ins>
      <w:ins w:id="446" w:date="2022-05-22T22:44:50Z" w:author="Tom Termini">
        <w:r>
          <w:rPr>
            <w:rtl w:val="0"/>
            <w:lang w:val="en-US"/>
          </w:rPr>
          <w:t>s</w:t>
        </w:r>
      </w:ins>
      <w:ins w:id="447" w:date="2022-05-22T22:44:50Z" w:author="Tom Termini">
        <w:r>
          <w:rPr>
            <w:rtl w:val="0"/>
            <w:lang w:val="en-US"/>
          </w:rPr>
          <w:t xml:space="preserve"> the entire data management lifecycle, to include requirements definition, design, integration, migration, backup and recovery planning, and disaster recovery. </w:t>
        </w:r>
      </w:ins>
      <w:r>
        <w:rPr>
          <w:rtl w:val="0"/>
          <w:lang w:val="en-US"/>
        </w:rPr>
        <w:t>We design systems for high availability based on the cost constraints and reliability requirements of each data owner.</w:t>
      </w:r>
    </w:p>
    <w:p>
      <w:pPr>
        <w:pStyle w:val="Body Text"/>
        <w:spacing w:before="120"/>
      </w:pPr>
      <w:r>
        <w:rPr>
          <w:b w:val="1"/>
          <w:bCs w:val="1"/>
          <w:color w:val="ff0000"/>
          <w:u w:color="ff0000"/>
          <w:rtl w:val="0"/>
          <w:lang w:val="en-US"/>
        </w:rPr>
        <w:t xml:space="preserve">Ability to Perform Successfully. </w:t>
      </w:r>
      <w:r>
        <w:rPr>
          <w:rtl w:val="0"/>
          <w:lang w:val="en-US"/>
        </w:rPr>
        <w:t xml:space="preserve">The methods described above will allow the AveningTech/BWI Team to meet all performance standards associated with Applications and Web support, including development and technical data requirements in accordance with CDRLs A016 and </w:t>
      </w:r>
      <w:commentRangeStart w:id="448"/>
      <w:r>
        <w:rPr>
          <w:rtl w:val="0"/>
          <w:lang w:val="en-US"/>
        </w:rPr>
        <w:t>A017</w:t>
      </w:r>
      <w:commentRangeEnd w:id="448"/>
      <w:r>
        <w:commentReference w:id="448"/>
      </w:r>
      <w:r>
        <w:rPr>
          <w:rtl w:val="0"/>
          <w:lang w:val="en-US"/>
        </w:rPr>
        <w:t>. Availability is a key tenet of our process, linked tightly to security and data integrity. We will leverage our understanding of the ONR environment to ensure all instances are properly configured and validated to exceed availability goals. For both databases and enterprise application server software, we use clustering and high availability replication techniques to ensure that if one instance fails, transactions are rapidly re-routed to the backup instance. We also reduce potential risk vectors for cyberattacks against application servers by disabling or uninstalling all services and applications that are unnecessary and enabling user account control to prevent unauthorized software installations. Specific benefits our approach brings to ONR include:</w:t>
      </w:r>
    </w:p>
    <w:p>
      <w:pPr>
        <w:pStyle w:val="Body Text"/>
        <w:widowControl w:val="0"/>
        <w:numPr>
          <w:ilvl w:val="0"/>
          <w:numId w:val="10"/>
        </w:numPr>
        <w:spacing w:before="120" w:after="0"/>
        <w:jc w:val="left"/>
        <w:rPr>
          <w:lang w:val="en-US"/>
        </w:rPr>
      </w:pPr>
      <w:r>
        <w:rPr>
          <w:rtl w:val="0"/>
          <w:lang w:val="en-US"/>
        </w:rPr>
        <w:t>Proactive identification of issues and provision of audit trails.</w:t>
      </w:r>
    </w:p>
    <w:p>
      <w:pPr>
        <w:pStyle w:val="Body Text"/>
        <w:widowControl w:val="0"/>
        <w:numPr>
          <w:ilvl w:val="0"/>
          <w:numId w:val="10"/>
        </w:numPr>
        <w:spacing w:before="120" w:after="0"/>
        <w:jc w:val="left"/>
        <w:rPr>
          <w:lang w:val="en-US"/>
        </w:rPr>
      </w:pPr>
      <w:r>
        <w:rPr>
          <w:rtl w:val="0"/>
          <w:lang w:val="en-US"/>
        </w:rPr>
        <w:t xml:space="preserve">Using COTS or GOTS products to the maximum extent possible to maximize ROI. </w:t>
      </w:r>
    </w:p>
    <w:p>
      <w:pPr>
        <w:pStyle w:val="Body Text"/>
        <w:widowControl w:val="0"/>
        <w:numPr>
          <w:ilvl w:val="0"/>
          <w:numId w:val="10"/>
        </w:numPr>
        <w:spacing w:before="120" w:after="0"/>
        <w:jc w:val="left"/>
        <w:rPr>
          <w:lang w:val="en-US"/>
        </w:rPr>
      </w:pPr>
      <w:r>
        <w:rPr>
          <w:rtl w:val="0"/>
          <w:lang w:val="en-US"/>
        </w:rPr>
        <w:t>Closely monitoring system updates that may cause security, performance, or accessibility issues and testing updates on offline/sandbox versions to validate expected results.</w:t>
      </w:r>
    </w:p>
    <w:p>
      <w:pPr>
        <w:pStyle w:val="Body Text"/>
        <w:widowControl w:val="0"/>
        <w:numPr>
          <w:ilvl w:val="0"/>
          <w:numId w:val="10"/>
        </w:numPr>
        <w:spacing w:before="120" w:after="0"/>
        <w:jc w:val="left"/>
        <w:rPr>
          <w:lang w:val="en-US"/>
        </w:rPr>
      </w:pPr>
      <w:r>
        <w:rPr>
          <w:rtl w:val="0"/>
          <w:lang w:val="en-US"/>
        </w:rPr>
        <w:t xml:space="preserve">Ensuring high levels of availability and resiliency for operational support. </w:t>
      </w:r>
    </w:p>
    <w:p>
      <w:pPr>
        <w:pStyle w:val="Body Text"/>
      </w:pPr>
    </w:p>
    <w:p>
      <w:pPr>
        <w:pStyle w:val="Heading"/>
      </w:pPr>
      <w:bookmarkStart w:name="_Toc7" w:id="449"/>
      <w:r>
        <w:rPr>
          <w:rFonts w:cs="Arial Unicode MS" w:eastAsia="Arial Unicode MS"/>
          <w:rtl w:val="0"/>
        </w:rPr>
        <w:t xml:space="preserve">1.8 Network Support </w:t>
      </w:r>
      <w:bookmarkEnd w:id="449"/>
    </w:p>
    <w:p>
      <w:pPr>
        <w:pStyle w:val="Body Text"/>
        <w:rPr>
          <w:del w:id="450" w:date="2022-05-22T22:39:18Z" w:author="Tom Termini"/>
        </w:rPr>
      </w:pPr>
      <w:r>
        <w:rPr>
          <w:rFonts w:cs="Arial Unicode MS" w:eastAsia="Arial Unicode MS"/>
          <w:b w:val="1"/>
          <w:bCs w:val="1"/>
          <w:color w:val="ff0000"/>
          <w:u w:color="ff0000"/>
          <w:rtl w:val="0"/>
          <w:lang w:val="en-US"/>
        </w:rPr>
        <w:t xml:space="preserve">Understanding of Requirement. </w:t>
      </w:r>
      <w:r>
        <w:rPr>
          <w:rFonts w:cs="Arial Unicode MS" w:eastAsia="Arial Unicode MS"/>
          <w:rtl w:val="0"/>
        </w:rPr>
        <w:t xml:space="preserve">The AveningTech/BWI Team is familiar with the structure of the legacy ONR network. We understand the need for the ONR network environment to remain in strong compliance with DoN and NGEN and their associated policies. We will provide ITIL framework-driven IT services to integrate all IT service lifecycle phases. With the known desire of ONR to reduce the overall technology footprint, our team will focus on the </w:t>
      </w:r>
      <w:r>
        <w:rPr>
          <w:rFonts w:cs="Arial Unicode MS" w:eastAsia="Arial Unicode MS" w:hint="default"/>
          <w:rtl w:val="0"/>
        </w:rPr>
        <w:t>“</w:t>
      </w:r>
      <w:r>
        <w:rPr>
          <w:rFonts w:cs="Arial Unicode MS" w:eastAsia="Arial Unicode MS"/>
          <w:rtl w:val="0"/>
        </w:rPr>
        <w:t>TO BE</w:t>
      </w:r>
      <w:r>
        <w:rPr>
          <w:rFonts w:cs="Arial Unicode MS" w:eastAsia="Arial Unicode MS" w:hint="default"/>
          <w:rtl w:val="0"/>
        </w:rPr>
        <w:t xml:space="preserve">” </w:t>
      </w:r>
      <w:r>
        <w:rPr>
          <w:rFonts w:cs="Arial Unicode MS" w:eastAsia="Arial Unicode MS"/>
          <w:rtl w:val="0"/>
        </w:rPr>
        <w:t xml:space="preserve">end state while designing our support strategy. Our written plan for delivering services (CDRL A008) will include steps for reducing this footprint over time. </w:t>
      </w:r>
      <w:del w:id="451" w:date="2022-05-22T22:39:18Z" w:author="Tom Termini">
        <w:r>
          <w:rPr>
            <w:rFonts w:cs="Arial Unicode MS" w:eastAsia="Arial Unicode MS"/>
            <w:rtl w:val="0"/>
          </w:rPr>
          <w:delText xml:space="preserve">While developing our inputs for our written assessment of the ONR Legacy Network (CDRL A009), we will remain cognizant of the need to gradually reduce the technology footprint as part of the projected plan for infrastructure replacement and the associated manpower required. </w:delText>
        </w:r>
      </w:del>
    </w:p>
    <w:p>
      <w:pPr>
        <w:pStyle w:val="Body Text"/>
        <w:rPr>
          <w:ins w:id="452" w:date="2022-05-22T22:44:50Z" w:author="Tom Termini"/>
        </w:rPr>
      </w:pPr>
      <w:del w:id="453" w:date="2022-05-22T22:39:18Z" w:author="Tom Termini">
        <w:r>
          <w:rPr>
            <w:rFonts w:cs="Arial Unicode MS" w:eastAsia="Arial Unicode MS"/>
            <w:rtl w:val="0"/>
          </w:rPr>
          <w:delText>The AveningTech Team is prepared to support ONR</w:delText>
        </w:r>
      </w:del>
      <w:del w:id="454" w:date="2022-05-22T22:39:18Z" w:author="Tom Termini">
        <w:r>
          <w:rPr>
            <w:rFonts w:cs="Arial Unicode MS" w:eastAsia="Arial Unicode MS" w:hint="default"/>
            <w:rtl w:val="0"/>
          </w:rPr>
          <w:delText>’</w:delText>
        </w:r>
      </w:del>
      <w:del w:id="455" w:date="2022-05-22T22:39:18Z" w:author="Tom Termini">
        <w:r>
          <w:rPr>
            <w:rFonts w:cs="Arial Unicode MS" w:eastAsia="Arial Unicode MS"/>
            <w:rtl w:val="0"/>
          </w:rPr>
          <w:delText xml:space="preserve">s </w:delText>
        </w:r>
      </w:del>
      <w:del w:id="456" w:date="2022-05-22T22:39:18Z" w:author="Tom Termini">
        <w:r>
          <w:rPr>
            <w:rFonts w:cs="Arial Unicode MS" w:eastAsia="Arial Unicode MS" w:hint="default"/>
            <w:rtl w:val="0"/>
          </w:rPr>
          <w:delText>“</w:delText>
        </w:r>
      </w:del>
      <w:del w:id="457" w:date="2022-05-22T22:39:18Z" w:author="Tom Termini">
        <w:r>
          <w:rPr>
            <w:rFonts w:cs="Arial Unicode MS" w:eastAsia="Arial Unicode MS"/>
            <w:rtl w:val="0"/>
          </w:rPr>
          <w:delText>TO BE</w:delText>
        </w:r>
      </w:del>
      <w:del w:id="458" w:date="2022-05-22T22:39:18Z" w:author="Tom Termini">
        <w:r>
          <w:rPr>
            <w:rFonts w:cs="Arial Unicode MS" w:eastAsia="Arial Unicode MS" w:hint="default"/>
            <w:rtl w:val="0"/>
          </w:rPr>
          <w:delText xml:space="preserve">” </w:delText>
        </w:r>
      </w:del>
      <w:del w:id="459" w:date="2022-05-22T22:39:18Z" w:author="Tom Termini">
        <w:r>
          <w:rPr>
            <w:rFonts w:cs="Arial Unicode MS" w:eastAsia="Arial Unicode MS"/>
            <w:rtl w:val="0"/>
          </w:rPr>
          <w:delText>environment through the provision of Virtual Datacenter Management Services. We have recent and relevant experience providing these services for an organization of similar size and scope (US Coast Guard</w:delText>
        </w:r>
      </w:del>
      <w:del w:id="460" w:date="2022-05-22T22:39:18Z" w:author="Tom Termini">
        <w:r>
          <w:rPr>
            <w:rFonts w:cs="Arial Unicode MS" w:eastAsia="Arial Unicode MS" w:hint="default"/>
            <w:rtl w:val="0"/>
          </w:rPr>
          <w:delText>’</w:delText>
        </w:r>
      </w:del>
      <w:del w:id="461" w:date="2022-05-22T22:39:18Z" w:author="Tom Termini">
        <w:r>
          <w:rPr>
            <w:rFonts w:cs="Arial Unicode MS" w:eastAsia="Arial Unicode MS"/>
            <w:rtl w:val="0"/>
          </w:rPr>
          <w:delText xml:space="preserve">s TISCOM directorate) where AveningTech held a prime contract providing cybersecurity subject matter experts (SMEs). Under our management, our SMEs integrated Host Based Security System (HBSS) products, managed multiple instances of HBSS on the USCG classified and unclassified networks to ensure deployment and configuration in adherence to DISA STIG, deployed version upgrades, and identified root cause of all HBSS-related incidents. We provided support for HBSS integration with other engineering efforts, ad-hoc tier 4 O&amp;M support (ticket escalation), Win10 HBSS testing and rules additions, HBSS compliance and data calls, and architecture support to plan for major changes and upgrades. We ensured all 50,000+ endpoints were deployed with the HBSS point products to include Assured Compliance Assessment Solution (ACAS), the ePolicy Orchestrator (ePO) suite, Dataloss Prevention (DLP), Host Intrusion Prevention (HIP), VirusScan Enterprise (VSE), and Application Control. </w:delText>
        </w:r>
      </w:del>
      <w:ins w:id="462" w:date="2022-05-22T22:44:50Z" w:author="Tom Termini">
        <w:r>
          <w:rPr>
            <w:rFonts w:cs="Arial Unicode MS" w:eastAsia="Arial Unicode MS"/>
            <w:rtl w:val="0"/>
          </w:rPr>
          <w:t xml:space="preserve">While developing our inputs for our written assessment of the ONR Legacy Network (CDRL A009), we will remain cognizant of the need to gradually reduce the technology footprint as part of the projected plan for infrastructure replacement and the associated manpower required. Under our management, our SMEs integrated Host Based Security System (HBSS) products, managed multiple instances of HBSS on the USCG classified and unclassified networks to ensure deployment and configuration in adherence to DISA STIG, deployed version upgrades, and identified root cause of all HBSS-related incidents. </w:t>
        </w:r>
      </w:ins>
    </w:p>
    <w:p>
      <w:pPr>
        <w:pStyle w:val="Body Text"/>
      </w:pPr>
      <w:ins w:id="463" w:date="2022-05-22T22:44:50Z" w:author="Tom Termini">
        <w:r>
          <w:rPr>
            <w:rFonts w:cs="Arial Unicode MS" w:eastAsia="Arial Unicode MS"/>
            <w:rtl w:val="0"/>
          </w:rPr>
          <w:t xml:space="preserve">We provided support for HBSS integration with other engineering efforts, ad-hoc tier 4 O&amp;M support (ticket escalation), Win10 HBSS testing and rules additions, HBSS compliance and data calls, and architecture support to plan for major changes and upgrades. We ensured all 50,000+ endpoints were deployed with the HBSS point products to include Assured Compliance Assessment Solution (ACAS), the ePolicy Orchestrator (ePO) suite, Dataloss Prevention (DLP), Host Intrusion Prevention (HIP), VirusScan Enterprise (VSE), and Application Control. </w:t>
        </w:r>
      </w:ins>
      <w:r>
        <w:rPr>
          <w:rFonts w:cs="Arial Unicode MS" w:eastAsia="Arial Unicode MS"/>
          <w:rtl w:val="0"/>
        </w:rPr>
        <w:t xml:space="preserve">We developed and implemented automated service metrics for ACAS enhancements to include engineering data (MTBF, MTTR, and others) to create a project plan optimizing USCG's entire ACAS environment. This included estimates on time, personnel, and hardware required, and streamlined the future ACAS support approach to the enterprise. </w:t>
      </w:r>
    </w:p>
    <w:p>
      <w:pPr>
        <w:pStyle w:val="Body Text"/>
      </w:pPr>
      <w:r>
        <w:rPr>
          <w:rFonts w:cs="Arial Unicode MS" w:eastAsia="Arial Unicode MS"/>
          <w:b w:val="1"/>
          <w:bCs w:val="1"/>
          <w:color w:val="ff0000"/>
          <w:u w:color="ff0000"/>
          <w:rtl w:val="0"/>
          <w:lang w:val="en-US"/>
        </w:rPr>
        <w:t xml:space="preserve">Sound Approach. </w:t>
      </w:r>
      <w:r>
        <w:rPr>
          <w:rFonts w:cs="Arial Unicode MS" w:eastAsia="Arial Unicode MS"/>
          <w:rtl w:val="0"/>
        </w:rPr>
        <w:t xml:space="preserve">AveningTech provides a range of network installation, maintenance, and management support, including network information management, technical and operational support services, computer, local area network (LAN) and wide area network (WAN) administration, certification and accreditation, and technical documentation. We supply computer and network installation, operation and maintenance, including end-to-end hardware installations, software installations, reconfigurations, diagnostic testing, systems analysis, troubleshooting and repair of the specified IT and networking resources. </w:t>
      </w:r>
      <w:commentRangeStart w:id="464"/>
      <w:commentRangeStart w:id="465"/>
      <w:r>
        <w:rPr>
          <w:rFonts w:cs="Arial Unicode MS" w:eastAsia="Arial Unicode MS"/>
          <w:rtl w:val="0"/>
        </w:rPr>
        <w:t>This includes system and network administration support to the customer, to include support for stand-alone workstation and server systems as well as networked workstation and server systems.</w:t>
      </w:r>
      <w:commentRangeEnd w:id="464"/>
      <w:r>
        <w:commentReference w:id="464"/>
      </w:r>
      <w:commentRangeEnd w:id="465"/>
      <w:r>
        <w:commentReference w:id="465"/>
      </w:r>
      <w:r>
        <w:rPr>
          <w:rFonts w:cs="Arial Unicode MS" w:eastAsia="Arial Unicode MS"/>
          <w:rtl w:val="0"/>
        </w:rPr>
        <w:t xml:space="preserve"> AveningTech provides on-site Information Technology support for multiple DoD customers while remaining in full compliance with DoD Cyber Security policy and directives. </w:t>
      </w:r>
    </w:p>
    <w:p>
      <w:pPr>
        <w:pStyle w:val="Body Text"/>
        <w:rPr>
          <w:del w:id="466" w:date="2022-05-22T22:38:34Z" w:author="Tom Termini"/>
        </w:rPr>
      </w:pPr>
      <w:r>
        <w:rPr>
          <w:rFonts w:cs="Arial Unicode MS" w:eastAsia="Arial Unicode MS"/>
          <w:rtl w:val="0"/>
        </w:rPr>
        <w:t>To support ONR</w:t>
      </w:r>
      <w:r>
        <w:rPr>
          <w:rFonts w:cs="Arial Unicode MS" w:eastAsia="Arial Unicode MS" w:hint="default"/>
          <w:rtl w:val="0"/>
        </w:rPr>
        <w:t>’</w:t>
      </w:r>
      <w:r>
        <w:rPr>
          <w:rFonts w:cs="Arial Unicode MS" w:eastAsia="Arial Unicode MS"/>
          <w:rtl w:val="0"/>
        </w:rPr>
        <w:t xml:space="preserve">s needs, upon award we will establish a comprehensive Legacy Network Maintenance Plan for the full lifecycle in compliance with CDRL A010 to detail all actions required to support the procurement, configuration, installation, connection, management and decommissioning of network devices. </w:t>
      </w:r>
      <w:del w:id="467" w:date="2022-05-22T22:38:34Z" w:author="Tom Termini">
        <w:r>
          <w:rPr>
            <w:rFonts w:cs="Arial Unicode MS" w:eastAsia="Arial Unicode MS"/>
            <w:rtl w:val="0"/>
          </w:rPr>
          <w:delText xml:space="preserve">Our plan will include descriptions of how we will handle access control, configuration management, inventory, and disposal of IT devices and equipment. </w:delText>
        </w:r>
      </w:del>
    </w:p>
    <w:p>
      <w:pPr>
        <w:pStyle w:val="Body Text"/>
        <w:rPr>
          <w:del w:id="468" w:date="2022-05-22T22:38:34Z" w:author="Tom Termini"/>
        </w:rPr>
      </w:pPr>
      <w:del w:id="469" w:date="2022-05-22T22:38:34Z" w:author="Tom Termini">
        <w:r>
          <w:rPr>
            <w:rFonts w:cs="Arial Unicode MS" w:eastAsia="Arial Unicode MS"/>
            <w:rtl w:val="0"/>
          </w:rPr>
          <w:delText xml:space="preserve">We have experience directly relevant to this effort. Since 2014, the AveningTech has been supporting the day-to-day activities of NGEN in multiple Navy and Marine </w:delText>
        </w:r>
      </w:del>
      <w:commentRangeStart w:id="470"/>
      <w:del w:id="471" w:date="2022-05-22T22:38:34Z" w:author="Tom Termini">
        <w:r>
          <w:rPr>
            <w:rFonts w:cs="Arial Unicode MS" w:eastAsia="Arial Unicode MS"/>
            <w:rtl w:val="0"/>
          </w:rPr>
          <w:delText>Corps</w:delText>
        </w:r>
      </w:del>
      <w:commentRangeEnd w:id="470"/>
      <w:r>
        <w:commentReference w:id="470"/>
      </w:r>
      <w:del w:id="472" w:date="2022-05-22T22:38:34Z" w:author="Tom Termini">
        <w:r>
          <w:rPr>
            <w:rFonts w:cs="Arial Unicode MS" w:eastAsia="Arial Unicode MS"/>
            <w:rtl w:val="0"/>
          </w:rPr>
          <w:delText xml:space="preserve"> locations worldwide. We ensure effective, reliable, and efficient installation, operation, and performance of network system resources, architecture and topology and verify that all operating systems are adequate, functional, and conform to operation security policies and procedures. We assist with the development and application of business processes to ensure appropriate service </w:delText>
        </w:r>
      </w:del>
      <w:commentRangeStart w:id="473"/>
      <w:del w:id="474" w:date="2022-05-22T22:38:34Z" w:author="Tom Termini">
        <w:r>
          <w:rPr>
            <w:rFonts w:cs="Arial Unicode MS" w:eastAsia="Arial Unicode MS"/>
            <w:rtl w:val="0"/>
          </w:rPr>
          <w:delText>levels</w:delText>
        </w:r>
      </w:del>
      <w:commentRangeEnd w:id="473"/>
      <w:r>
        <w:commentReference w:id="473"/>
      </w:r>
      <w:del w:id="475" w:date="2022-05-22T22:38:34Z" w:author="Tom Termini">
        <w:r>
          <w:rPr>
            <w:rFonts w:cs="Arial Unicode MS" w:eastAsia="Arial Unicode MS"/>
            <w:rtl w:val="0"/>
          </w:rPr>
          <w:delText xml:space="preserve">. </w:delText>
        </w:r>
      </w:del>
    </w:p>
    <w:p>
      <w:pPr>
        <w:pStyle w:val="Body Text"/>
        <w:rPr>
          <w:del w:id="476" w:date="2022-05-22T22:38:34Z" w:author="Tom Termini"/>
        </w:rPr>
      </w:pPr>
      <w:del w:id="477" w:date="2022-05-22T22:38:34Z" w:author="Tom Termini">
        <w:r>
          <w:rPr>
            <w:rFonts w:cs="Arial Unicode MS" w:eastAsia="Arial Unicode MS"/>
            <w:rtl w:val="0"/>
          </w:rPr>
          <w:delText xml:space="preserve">Our technicians support the customer enterprise by installing, configuring, repairing, maintaining, troubleshooting, and supporting testing activities on various computer equipment, peripherals, data communication and computer network systems. We will assemble, install, configure, and test computer equipment. AveningTech engineers conduct site surveys to determine current and future (scaled) network requirements and develop network designs accordingly. We perform isolation troubleshooting, configuration control, and testing. On some engagements, our engineers provide training for other contractors, government personnel, and even their </w:delText>
        </w:r>
      </w:del>
      <w:commentRangeStart w:id="478"/>
      <w:del w:id="479" w:date="2022-05-22T22:38:34Z" w:author="Tom Termini">
        <w:r>
          <w:rPr>
            <w:rFonts w:cs="Arial Unicode MS" w:eastAsia="Arial Unicode MS"/>
            <w:rtl w:val="0"/>
          </w:rPr>
          <w:delText>military</w:delText>
        </w:r>
      </w:del>
      <w:commentRangeEnd w:id="478"/>
      <w:r>
        <w:commentReference w:id="478"/>
      </w:r>
      <w:del w:id="480" w:date="2022-05-22T22:38:34Z" w:author="Tom Termini">
        <w:r>
          <w:rPr>
            <w:rFonts w:cs="Arial Unicode MS" w:eastAsia="Arial Unicode MS"/>
            <w:rtl w:val="0"/>
          </w:rPr>
          <w:delText xml:space="preserve"> counterparts in both network management and configuration management, and they maintain the Designated Approving Authority (DAA) approved accreditation packages for SIPRNet and VoSIP architecture. </w:delText>
        </w:r>
      </w:del>
    </w:p>
    <w:p>
      <w:pPr>
        <w:pStyle w:val="Body Text"/>
        <w:rPr>
          <w:del w:id="481" w:date="2022-05-22T22:38:34Z" w:author="Tom Termini"/>
        </w:rPr>
      </w:pPr>
      <w:del w:id="482" w:date="2022-05-22T22:38:34Z" w:author="Tom Termini">
        <w:r>
          <w:rPr>
            <w:rFonts w:cs="Arial Unicode MS" w:eastAsia="Arial Unicode MS"/>
            <w:rtl w:val="0"/>
          </w:rPr>
          <w:delText>AveningTech IT Specialists remain current on emerging tools, techniques and technologies and apply specialized Tiers I, II and III knowledge and expertise in cyber security, system administration, network operations, application support, asset management data engineering, knowledge engineering and legacy evolution of systems that utilize Microsoft, CISCO, Oracle and VMware products.</w:delText>
        </w:r>
      </w:del>
    </w:p>
    <w:p>
      <w:pPr>
        <w:pStyle w:val="Body Text"/>
        <w:rPr>
          <w:del w:id="483" w:date="2022-05-22T22:38:34Z" w:author="Tom Termini"/>
        </w:rPr>
      </w:pPr>
      <w:del w:id="484" w:date="2022-05-22T22:38:34Z" w:author="Tom Termini">
        <w:r>
          <w:rPr>
            <w:rFonts w:cs="Arial Unicode MS" w:eastAsia="Arial Unicode MS"/>
            <w:rtl w:val="0"/>
          </w:rPr>
          <w:delText xml:space="preserve">Our technicians support the customer enterprise by installing, configuring, repairing, maintaining, troubleshooting, and supporting testing activities on various computer equipment, peripherals, data communication and computer network systems. We will assemble, install, configure, and test computer equipment. AveningTech engineers conduct site surveys to determine current and future (scaled) network requirements and develop network designs accordingly. We perform isolation troubleshooting, configuration control, and testing. On-site engineers train their military counterparts in both network management and configuration management, and they maintain the Designated Approving Authority (DAA) approved accreditation packages for SIPRNet and VoSIP architecture. </w:delText>
        </w:r>
      </w:del>
    </w:p>
    <w:p>
      <w:pPr>
        <w:pStyle w:val="Body Text"/>
        <w:rPr>
          <w:ins w:id="485" w:date="2022-05-22T22:59:53Z" w:author="Tom Termini"/>
        </w:rPr>
      </w:pPr>
      <w:del w:id="486" w:date="2022-05-22T22:38:34Z" w:author="Tom Termini">
        <w:r>
          <w:rPr>
            <w:rFonts w:cs="Arial Unicode MS" w:eastAsia="Arial Unicode MS"/>
            <w:rtl w:val="0"/>
          </w:rPr>
          <w:delText>Our team members create and maintain the documentation for certification and accreditation for directed information system in accordance with DoD regulations and policies and provide technical documentation by compiling, reviewing, and updating documentation related to the customer</w:delText>
        </w:r>
      </w:del>
      <w:del w:id="487" w:date="2022-05-22T22:38:34Z" w:author="Tom Termini">
        <w:r>
          <w:rPr>
            <w:rFonts w:cs="Arial Unicode MS" w:eastAsia="Arial Unicode MS" w:hint="default"/>
            <w:rtl w:val="0"/>
          </w:rPr>
          <w:delText>’</w:delText>
        </w:r>
      </w:del>
      <w:del w:id="488" w:date="2022-05-22T22:38:34Z" w:author="Tom Termini">
        <w:r>
          <w:rPr>
            <w:rFonts w:cs="Arial Unicode MS" w:eastAsia="Arial Unicode MS"/>
            <w:rtl w:val="0"/>
          </w:rPr>
          <w:delText xml:space="preserve">s deployed systems.  Our documentation support includes standard operating procedures (SOPs), operations plans, technical reports, technical notes, performance or product specifications. </w:delText>
        </w:r>
      </w:del>
      <w:ins w:id="489" w:date="2022-05-22T22:59:53Z" w:author="Tom Termini">
        <w:r>
          <w:rPr>
            <w:rFonts w:cs="Arial Unicode MS" w:eastAsia="Arial Unicode MS"/>
            <w:rtl w:val="0"/>
          </w:rPr>
          <w:t xml:space="preserve">Our technicians support the customer enterprise by installing, configuring, repairing, maintaining, troubleshooting, and supporting testing activities on various computer equipment, peripherals, data communication and computer network systems. On some engagements, our engineers provide training for other contractors, government personnel, and even their military counterparts in both network management and configuration management, and they maintain the Designated Approving Authority (DAA) approved accreditation packages for SIPRNet and VoSIP architecture. </w:t>
        </w:r>
      </w:ins>
    </w:p>
    <w:p>
      <w:pPr>
        <w:pStyle w:val="Body Text"/>
        <w:rPr>
          <w:ins w:id="490" w:date="2022-05-22T22:59:53Z" w:author="Tom Termini"/>
        </w:rPr>
      </w:pPr>
      <w:ins w:id="491" w:date="2022-05-22T22:59:53Z" w:author="Tom Termini">
        <w:r>
          <w:rPr>
            <w:rFonts w:cs="Arial Unicode MS" w:eastAsia="Arial Unicode MS"/>
            <w:rtl w:val="0"/>
          </w:rPr>
          <w:t>AveningTech IT Specialists remain current on emerging tools, techniques and technologies and apply specialized Tiers I, II and III knowledge and expertise in cyber security, system administration, network operations, application support, asset management data engineering, knowledge engineering and legacy evolution of systems that utilize Microsoft, CISCO, Oracle and VMware products.</w:t>
        </w:r>
      </w:ins>
      <w:ins w:id="492" w:date="2022-05-22T22:59:53Z" w:author="Tom Termini">
        <w:r>
          <w:rPr>
            <w:rFonts w:cs="Arial Unicode MS" w:eastAsia="Arial Unicode MS"/>
            <w:rtl w:val="0"/>
          </w:rPr>
          <w:t xml:space="preserve"> </w:t>
        </w:r>
      </w:ins>
      <w:ins w:id="493" w:date="2022-05-22T22:59:53Z" w:author="Tom Termini">
        <w:r>
          <w:rPr>
            <w:rFonts w:cs="Arial Unicode MS" w:eastAsia="Arial Unicode MS"/>
            <w:rtl w:val="0"/>
          </w:rPr>
          <w:t xml:space="preserve">Our technicians support the customer enterprise by installing, configuring, repairing, maintaining, troubleshooting, and supporting testing activities on various computer equipment, peripherals, data communication and computer network systems. On-site engineers train their military counterparts in both network management and configuration management, and they maintain the Designated Approving Authority (DAA) approved accreditation packages for SIPRNet and VoSIP architecture. </w:t>
        </w:r>
      </w:ins>
    </w:p>
    <w:p>
      <w:pPr>
        <w:pStyle w:val="Body Text"/>
      </w:pPr>
      <w:ins w:id="494" w:date="2022-05-22T22:59:53Z" w:author="Tom Termini">
        <w:r>
          <w:rPr>
            <w:rFonts w:cs="Arial Unicode MS" w:eastAsia="Arial Unicode MS"/>
            <w:rtl w:val="0"/>
          </w:rPr>
          <w:t>Our team members create and maintain the documentation for certification and accreditation for directed information system in accordance with DoD regulations and policies and provide technical documentation by compiling, reviewing, and updating documentation related to the customer</w:t>
        </w:r>
      </w:ins>
      <w:ins w:id="495" w:date="2022-05-22T22:59:53Z" w:author="Tom Termini">
        <w:r>
          <w:rPr>
            <w:rFonts w:cs="Arial Unicode MS" w:eastAsia="Arial Unicode MS" w:hint="default"/>
            <w:rtl w:val="0"/>
          </w:rPr>
          <w:t>’</w:t>
        </w:r>
      </w:ins>
      <w:ins w:id="496" w:date="2022-05-22T22:59:53Z" w:author="Tom Termini">
        <w:r>
          <w:rPr>
            <w:rFonts w:cs="Arial Unicode MS" w:eastAsia="Arial Unicode MS"/>
            <w:rtl w:val="0"/>
          </w:rPr>
          <w:t xml:space="preserve">s deployed systems. </w:t>
        </w:r>
      </w:ins>
      <w:r>
        <w:rPr>
          <w:rFonts w:cs="Arial Unicode MS" w:eastAsia="Arial Unicode MS"/>
          <w:rtl w:val="0"/>
        </w:rPr>
        <w:t xml:space="preserve">To provide ONR with a comprehensive view of the legacy network, we will provide analysis, engineering, and technical expertise on all legacy data network issues within ONR and provide the Legacy Network Performance Issues report (CDRL A012) on a bi-monthly basis to the TPOC. </w:t>
      </w:r>
    </w:p>
    <w:p>
      <w:pPr>
        <w:pStyle w:val="Body Text"/>
      </w:pPr>
      <w:r>
        <w:rPr>
          <w:rFonts w:cs="Arial Unicode MS" w:eastAsia="Arial Unicode MS"/>
          <w:b w:val="1"/>
          <w:bCs w:val="1"/>
          <w:color w:val="ff0000"/>
          <w:u w:color="ff0000"/>
          <w:rtl w:val="0"/>
          <w:lang w:val="en-US"/>
        </w:rPr>
        <w:t xml:space="preserve">Ability to Perform Successfully. </w:t>
      </w:r>
      <w:r>
        <w:rPr>
          <w:rFonts w:cs="Arial Unicode MS" w:eastAsia="Arial Unicode MS"/>
          <w:rtl w:val="0"/>
        </w:rPr>
        <w:t xml:space="preserve">Our experience providing network support in similar environments, coupled with our understanding of the current ONR environment and the desired </w:t>
      </w:r>
      <w:r>
        <w:rPr>
          <w:rFonts w:cs="Arial Unicode MS" w:eastAsia="Arial Unicode MS" w:hint="default"/>
          <w:rtl w:val="0"/>
        </w:rPr>
        <w:t>“</w:t>
      </w:r>
      <w:r>
        <w:rPr>
          <w:rFonts w:cs="Arial Unicode MS" w:eastAsia="Arial Unicode MS"/>
          <w:rtl w:val="0"/>
        </w:rPr>
        <w:t>TO BE</w:t>
      </w:r>
      <w:r>
        <w:rPr>
          <w:rFonts w:cs="Arial Unicode MS" w:eastAsia="Arial Unicode MS" w:hint="default"/>
          <w:rtl w:val="0"/>
        </w:rPr>
        <w:t xml:space="preserve">” </w:t>
      </w:r>
      <w:r>
        <w:rPr>
          <w:rFonts w:cs="Arial Unicode MS" w:eastAsia="Arial Unicode MS"/>
          <w:rtl w:val="0"/>
        </w:rPr>
        <w:t>environment, position us to support ONR not only today but tomorrow as well. We will provide legacy and sustainment support of current ONR systems in parallel with our support for planning, designing, and implemented the desired future state. Our Network Strategy Plan (CDRL A011) will demonstrate our understanding and support ONR</w:t>
      </w:r>
      <w:r>
        <w:rPr>
          <w:rFonts w:cs="Arial Unicode MS" w:eastAsia="Arial Unicode MS" w:hint="default"/>
          <w:rtl w:val="0"/>
        </w:rPr>
        <w:t>’</w:t>
      </w:r>
      <w:r>
        <w:rPr>
          <w:rFonts w:cs="Arial Unicode MS" w:eastAsia="Arial Unicode MS"/>
          <w:rtl w:val="0"/>
        </w:rPr>
        <w:t xml:space="preserve">s short-term and long-term goals, as well as our ability to implement them. </w:t>
      </w:r>
    </w:p>
    <w:p>
      <w:pPr>
        <w:pStyle w:val="Heading"/>
      </w:pPr>
      <w:bookmarkStart w:name="_Toc8" w:id="497"/>
      <w:r>
        <w:rPr>
          <w:rFonts w:cs="Arial Unicode MS" w:eastAsia="Arial Unicode MS"/>
          <w:rtl w:val="0"/>
        </w:rPr>
        <w:t xml:space="preserve">1.9 VTC and AV </w:t>
      </w:r>
      <w:bookmarkEnd w:id="497"/>
    </w:p>
    <w:p>
      <w:pPr>
        <w:pStyle w:val="Body Text"/>
      </w:pPr>
      <w:r>
        <w:rPr>
          <w:rFonts w:cs="Arial Unicode MS" w:eastAsia="Arial Unicode MS"/>
          <w:b w:val="1"/>
          <w:bCs w:val="1"/>
          <w:color w:val="ff0000"/>
          <w:u w:color="ff0000"/>
          <w:rtl w:val="0"/>
          <w:lang w:val="en-US"/>
        </w:rPr>
        <w:t xml:space="preserve">Understanding of Requirement. </w:t>
      </w:r>
      <w:r>
        <w:rPr>
          <w:rFonts w:cs="Arial Unicode MS" w:eastAsia="Arial Unicode MS"/>
          <w:rtl w:val="0"/>
        </w:rPr>
        <w:t>We understand that ONR Headquarters requires state of the art audio/visual (AV) and video teleconferencing (VTC) support to facilitate meetings, conferences, and presentations. We realize that these systems must be available in secure and non-secure environments and that all AV/VTC support must be networked for the support of onsite and virtual employees. We understand the importance of networked VTC/AV systems and the requirement for seamless operation between ONR Headquarters and regional offices (Boston and San Diego</w:t>
      </w:r>
      <w:commentRangeStart w:id="498"/>
      <w:commentRangeStart w:id="499"/>
      <w:r>
        <w:rPr>
          <w:rFonts w:cs="Arial Unicode MS" w:eastAsia="Arial Unicode MS"/>
          <w:rtl w:val="0"/>
        </w:rPr>
        <w:t>).</w:t>
      </w:r>
      <w:commentRangeEnd w:id="498"/>
      <w:r>
        <w:commentReference w:id="498"/>
      </w:r>
      <w:commentRangeEnd w:id="499"/>
      <w:r>
        <w:commentReference w:id="499"/>
      </w:r>
      <w:r>
        <w:rPr>
          <w:rFonts w:cs="Arial Unicode MS" w:eastAsia="Arial Unicode MS"/>
          <w:rtl w:val="0"/>
        </w:rPr>
        <w:t xml:space="preserve"> </w:t>
      </w:r>
    </w:p>
    <w:p>
      <w:pPr>
        <w:pStyle w:val="Body Text"/>
      </w:pPr>
      <w:r>
        <w:rPr>
          <w:rFonts w:cs="Arial Unicode MS" w:eastAsia="Arial Unicode MS"/>
          <w:b w:val="1"/>
          <w:bCs w:val="1"/>
          <w:color w:val="ff0000"/>
          <w:u w:color="ff0000"/>
          <w:rtl w:val="0"/>
          <w:lang w:val="en-US"/>
        </w:rPr>
        <w:t xml:space="preserve">Sound Approach. </w:t>
      </w:r>
      <w:commentRangeStart w:id="500"/>
      <w:commentRangeStart w:id="501"/>
      <w:r>
        <w:rPr>
          <w:rFonts w:cs="Arial Unicode MS" w:eastAsia="Arial Unicode MS"/>
          <w:rtl w:val="0"/>
        </w:rPr>
        <w:t>AveningTech</w:t>
      </w:r>
      <w:commentRangeEnd w:id="500"/>
      <w:r>
        <w:commentReference w:id="500"/>
      </w:r>
      <w:commentRangeEnd w:id="501"/>
      <w:r>
        <w:commentReference w:id="501"/>
      </w:r>
      <w:r>
        <w:rPr>
          <w:rFonts w:cs="Arial Unicode MS" w:eastAsia="Arial Unicode MS"/>
          <w:rtl w:val="0"/>
        </w:rPr>
        <w:t xml:space="preserve"> network engineers provide VTC/AV hardware maintenance design, installation, and support for various customers, including the US Navy on NGEN-R SMIT and the US Air Force in the Pacific Theater of Operations (PACAF). Our VTC/AV engineers and Subject Matter Experts (SMEs) are responsible for the oversight and execution of several AV and VTC upgrade projects that were recently initiated by the customer and to include installation and configuration. </w:t>
      </w:r>
      <w:del w:id="502" w:date="2022-05-22T22:37:49Z" w:author="Tom Termini">
        <w:r>
          <w:rPr>
            <w:rFonts w:cs="Arial Unicode MS" w:eastAsia="Arial Unicode MS"/>
            <w:rtl w:val="0"/>
          </w:rPr>
          <w:delText xml:space="preserve">When system design is required, we work with our customers to understand the physical and virtual environments, the number of users supported, the anticipated volume of meetings/events, and preferred software and hardware types to design a networked VTC/AV environment. Our initial design includes suggestions and recommendations to optimize efficiency of networked VTC/AV systems, including scheduling. We use an iterative design process to promote an effective, efficient </w:delText>
        </w:r>
      </w:del>
      <w:del w:id="503" w:date="2022-05-22T22:37:49Z" w:author="Tom Termini">
        <w:r>
          <w:rPr>
            <w:rFonts w:cs="Arial Unicode MS" w:eastAsia="Arial Unicode MS" w:hint="default"/>
            <w:rtl w:val="0"/>
          </w:rPr>
          <w:delText>“</w:delText>
        </w:r>
      </w:del>
      <w:del w:id="504" w:date="2022-05-22T22:37:49Z" w:author="Tom Termini">
        <w:r>
          <w:rPr>
            <w:rFonts w:cs="Arial Unicode MS" w:eastAsia="Arial Unicode MS"/>
            <w:rtl w:val="0"/>
          </w:rPr>
          <w:delText>back and forth</w:delText>
        </w:r>
      </w:del>
      <w:del w:id="505" w:date="2022-05-22T22:37:49Z" w:author="Tom Termini">
        <w:r>
          <w:rPr>
            <w:rFonts w:cs="Arial Unicode MS" w:eastAsia="Arial Unicode MS" w:hint="default"/>
            <w:rtl w:val="0"/>
          </w:rPr>
          <w:delText xml:space="preserve">” </w:delText>
        </w:r>
      </w:del>
      <w:del w:id="506" w:date="2022-05-22T22:37:49Z" w:author="Tom Termini">
        <w:r>
          <w:rPr>
            <w:rFonts w:cs="Arial Unicode MS" w:eastAsia="Arial Unicode MS"/>
            <w:rtl w:val="0"/>
          </w:rPr>
          <w:delText xml:space="preserve">with the customer to incrementally improve on each design iteration. Once the design has been finalized and agreed to by the approving authority, we work to procure equipment and begin installation (or replacement of existing systems) without interfering with ongoing operations. This includes after-hours, weekend, or nighttime support as required. </w:delText>
        </w:r>
      </w:del>
      <w:ins w:id="507" w:date="2022-05-22T22:37:56Z" w:author="Tom Termini">
        <w:r>
          <w:rPr>
            <w:rFonts w:cs="Arial Unicode MS" w:eastAsia="Arial Unicode MS"/>
            <w:rtl w:val="0"/>
          </w:rPr>
          <w:t>When system design is required, we work with our customers to understand the physical and virtual environments, the number of users supported, the anticipated volume of meetings/events, and preferred software and hardware types to design a networked VTC/AV environment.</w:t>
        </w:r>
      </w:ins>
      <w:ins w:id="508" w:date="2022-05-22T22:37:56Z" w:author="Tom Termini">
        <w:r>
          <w:rPr>
            <w:rFonts w:cs="Arial Unicode MS" w:eastAsia="Arial Unicode MS"/>
            <w:rtl w:val="0"/>
          </w:rPr>
          <w:t xml:space="preserve"> </w:t>
        </w:r>
      </w:ins>
      <w:ins w:id="509" w:date="2022-05-22T22:37:56Z" w:author="Tom Termini">
        <w:r>
          <w:rPr>
            <w:rFonts w:cs="Arial Unicode MS" w:eastAsia="Arial Unicode MS"/>
            <w:rtl w:val="0"/>
          </w:rPr>
          <w:t>Our initial design includes suggestions and recommendations to optimize efficiency of networked VTC/AV systems, including scheduling.</w:t>
        </w:r>
      </w:ins>
      <w:ins w:id="510" w:date="2022-05-22T22:37:56Z" w:author="Tom Termini">
        <w:r>
          <w:rPr>
            <w:rFonts w:cs="Arial Unicode MS" w:eastAsia="Arial Unicode MS"/>
            <w:rtl w:val="0"/>
          </w:rPr>
          <w:t xml:space="preserve"> </w:t>
        </w:r>
      </w:ins>
      <w:ins w:id="511" w:date="2022-05-22T22:37:56Z" w:author="Tom Termini">
        <w:r>
          <w:rPr>
            <w:rFonts w:cs="Arial Unicode MS" w:eastAsia="Arial Unicode MS"/>
            <w:rtl w:val="0"/>
          </w:rPr>
          <w:t xml:space="preserve">We use an iterative design process to promote an effective, efficient </w:t>
        </w:r>
      </w:ins>
      <w:ins w:id="512" w:date="2022-05-22T22:37:56Z" w:author="Tom Termini">
        <w:r>
          <w:rPr>
            <w:rFonts w:cs="Arial Unicode MS" w:eastAsia="Arial Unicode MS" w:hint="default"/>
            <w:rtl w:val="0"/>
          </w:rPr>
          <w:t>“</w:t>
        </w:r>
      </w:ins>
      <w:ins w:id="513" w:date="2022-05-22T22:37:56Z" w:author="Tom Termini">
        <w:r>
          <w:rPr>
            <w:rFonts w:cs="Arial Unicode MS" w:eastAsia="Arial Unicode MS"/>
            <w:rtl w:val="0"/>
          </w:rPr>
          <w:t>back and forth</w:t>
        </w:r>
      </w:ins>
      <w:ins w:id="514" w:date="2022-05-22T22:37:56Z" w:author="Tom Termini">
        <w:r>
          <w:rPr>
            <w:rFonts w:cs="Arial Unicode MS" w:eastAsia="Arial Unicode MS" w:hint="default"/>
            <w:rtl w:val="0"/>
          </w:rPr>
          <w:t xml:space="preserve">” </w:t>
        </w:r>
      </w:ins>
      <w:ins w:id="515" w:date="2022-05-22T22:37:56Z" w:author="Tom Termini">
        <w:r>
          <w:rPr>
            <w:rFonts w:cs="Arial Unicode MS" w:eastAsia="Arial Unicode MS"/>
            <w:rtl w:val="0"/>
          </w:rPr>
          <w:t>with the customer to incrementally improve on each design iteration.</w:t>
        </w:r>
      </w:ins>
      <w:ins w:id="516" w:date="2022-05-22T22:37:56Z" w:author="Tom Termini">
        <w:r>
          <w:rPr>
            <w:rFonts w:cs="Arial Unicode MS" w:eastAsia="Arial Unicode MS"/>
            <w:rtl w:val="0"/>
          </w:rPr>
          <w:t xml:space="preserve"> </w:t>
        </w:r>
      </w:ins>
      <w:ins w:id="517" w:date="2022-05-22T22:37:56Z" w:author="Tom Termini">
        <w:r>
          <w:rPr>
            <w:rFonts w:cs="Arial Unicode MS" w:eastAsia="Arial Unicode MS"/>
            <w:rtl w:val="0"/>
          </w:rPr>
          <w:t xml:space="preserve">Once the design has been finalized and agreed to by the approving authority, we work to procure equipment and begin installation (or replacement of existing systems) without interfering with ongoing operations. </w:t>
        </w:r>
      </w:ins>
    </w:p>
    <w:p>
      <w:pPr>
        <w:pStyle w:val="Body Text"/>
        <w:rPr>
          <w:del w:id="518" w:date="2022-05-22T22:36:30Z" w:author="Tom Termini"/>
        </w:rPr>
      </w:pPr>
      <w:r>
        <w:rPr>
          <w:rFonts w:cs="Arial Unicode MS" w:eastAsia="Arial Unicode MS"/>
          <w:rtl w:val="0"/>
        </w:rPr>
        <w:t>As a recent example of our successful VTC/AV support, our AveningTech</w:t>
      </w:r>
      <w:r>
        <w:rPr>
          <w:rFonts w:cs="Arial Unicode MS" w:eastAsia="Arial Unicode MS" w:hint="default"/>
          <w:rtl w:val="0"/>
        </w:rPr>
        <w:t>’</w:t>
      </w:r>
      <w:r>
        <w:rPr>
          <w:rFonts w:cs="Arial Unicode MS" w:eastAsia="Arial Unicode MS"/>
          <w:rtl w:val="0"/>
        </w:rPr>
        <w:t>s AV engineers are currently providing engineering and technical support for</w:t>
      </w:r>
      <w:commentRangeStart w:id="519"/>
      <w:commentRangeStart w:id="520"/>
      <w:r>
        <w:rPr>
          <w:rFonts w:cs="Arial Unicode MS" w:eastAsia="Arial Unicode MS"/>
          <w:rtl w:val="0"/>
        </w:rPr>
        <w:t xml:space="preserve"> secure AV and VTC systems</w:t>
      </w:r>
      <w:commentRangeEnd w:id="519"/>
      <w:r>
        <w:commentReference w:id="519"/>
      </w:r>
      <w:commentRangeEnd w:id="520"/>
      <w:r>
        <w:commentReference w:id="520"/>
      </w:r>
      <w:r>
        <w:rPr>
          <w:rFonts w:cs="Arial Unicode MS" w:eastAsia="Arial Unicode MS"/>
          <w:rtl w:val="0"/>
        </w:rPr>
        <w:t xml:space="preserve"> located at Joint Base Pearl Harbor-Hickam and remotely for all other Pacific Air Force (PACAF) bases. </w:t>
      </w:r>
      <w:del w:id="521" w:date="2022-05-22T22:36:30Z" w:author="Tom Termini">
        <w:r>
          <w:rPr>
            <w:rFonts w:cs="Arial Unicode MS" w:eastAsia="Arial Unicode MS"/>
            <w:rtl w:val="0"/>
          </w:rPr>
          <w:delText xml:space="preserve">The level of support we provide for PACAF in this capacity is similar to the level of effort required for ONR </w:delText>
        </w:r>
      </w:del>
      <w:del w:id="522" w:date="2022-05-22T22:36:30Z" w:author="Tom Termini">
        <w:r>
          <w:rPr>
            <w:rFonts w:cs="Arial Unicode MS" w:eastAsia="Arial Unicode MS" w:hint="default"/>
            <w:rtl w:val="0"/>
          </w:rPr>
          <w:delText xml:space="preserve">– </w:delText>
        </w:r>
      </w:del>
      <w:del w:id="523" w:date="2022-05-22T22:36:30Z" w:author="Tom Termini">
        <w:r>
          <w:rPr>
            <w:rFonts w:cs="Arial Unicode MS" w:eastAsia="Arial Unicode MS"/>
            <w:rtl w:val="0"/>
          </w:rPr>
          <w:delText xml:space="preserve">our experience and success for the US Air Force will translate directly to successful support. Our team oversees all PACAF AV and VTC equipment and installations as well as ensure the proper utilization and execution of VTC equipment and rooms for PACAF users up through the Commander, a four-star general.  They are responsible for the oversight and execution of several AV and VTC upgrade projects that were recently initiated by the customer, performing as subject matter experts (SME) for installation and configuration.  Our team is responsible for the coordination and operation of systems, to include communication and scheduling with lead personnel at other Commands (ACC, AMC, AFSPC, etc.). They set up, dial in, and confirm connections for senior officers to attend their weekly VTC meetings, and maintain AV rack and Codec equipment. They schedule all weekly VTCs and set up WebEx meetings. They schedule Preventive Maintenance Inspections (PMI) for equipment, establish the maintenance battle rhythm, and assist with upgrade projects by conducting test calls to ensure VTC is on Network. They provide quick reference inputs and assist in creating a VTC Guide for users. </w:delText>
        </w:r>
      </w:del>
    </w:p>
    <w:p>
      <w:pPr>
        <w:pStyle w:val="Body Text"/>
        <w:rPr>
          <w:del w:id="524" w:date="2022-05-22T22:36:30Z" w:author="Tom Termini"/>
        </w:rPr>
      </w:pPr>
      <w:del w:id="525" w:date="2022-05-22T22:36:30Z" w:author="Tom Termini">
        <w:r>
          <w:rPr>
            <w:rFonts w:cs="Arial Unicode MS" w:eastAsia="Arial Unicode MS"/>
            <w:rtl w:val="0"/>
          </w:rPr>
          <w:delText xml:space="preserve">Post-installation services include remedial maintenance, preventive maintenance inspections, repairs of critical system components within stated limits, repairs of non-critical </w:delText>
        </w:r>
      </w:del>
      <w:commentRangeStart w:id="526"/>
      <w:commentRangeStart w:id="527"/>
      <w:del w:id="528" w:date="2022-05-22T22:36:30Z" w:author="Tom Termini">
        <w:r>
          <w:rPr>
            <w:rFonts w:cs="Arial Unicode MS" w:eastAsia="Arial Unicode MS"/>
            <w:rtl w:val="0"/>
          </w:rPr>
          <w:delText>system</w:delText>
        </w:r>
      </w:del>
      <w:commentRangeEnd w:id="526"/>
      <w:r>
        <w:commentReference w:id="526"/>
      </w:r>
      <w:commentRangeEnd w:id="527"/>
      <w:r>
        <w:commentReference w:id="527"/>
      </w:r>
      <w:del w:id="529" w:date="2022-05-22T22:36:30Z" w:author="Tom Termini">
        <w:r>
          <w:rPr>
            <w:rFonts w:cs="Arial Unicode MS" w:eastAsia="Arial Unicode MS"/>
            <w:rtl w:val="0"/>
          </w:rPr>
          <w:delText xml:space="preserve"> components within stated limits, and conducting acceptance tests of repaired items in accordance with the Acceptance Test Procedures (ATP) established by the Original Equipment Manufacturer (OEM) or in accordance with a site-developed validation and verification process approved by the on-site COR. We also perform fault isolation (troubleshooting), removing and replacing faulty equipment and parts, and relocating equipment components to support facility reconfigurations. Our team is responsible for scheduling routine equipment maintenance, performing equipment and connectivity troubleshooting, and processing trouble calls in accordance with our IT helpdesk support. </w:delText>
        </w:r>
      </w:del>
    </w:p>
    <w:p>
      <w:pPr>
        <w:pStyle w:val="Body Text"/>
        <w:rPr>
          <w:ins w:id="530" w:date="2022-05-22T22:59:53Z" w:author="Tom Termini"/>
        </w:rPr>
      </w:pPr>
      <w:del w:id="531" w:date="2022-05-22T22:36:30Z" w:author="Tom Termini">
        <w:r>
          <w:rPr>
            <w:rFonts w:cs="Arial Unicode MS" w:eastAsia="Arial Unicode MS"/>
            <w:rtl w:val="0"/>
          </w:rPr>
          <w:delText>We provide VTC/AV meeting support by planning and arranging for conferences, meetings</w:delText>
        </w:r>
      </w:del>
      <w:commentRangeStart w:id="532"/>
      <w:commentRangeStart w:id="533"/>
      <w:del w:id="534" w:date="2022-05-22T22:36:30Z" w:author="Tom Termini">
        <w:r>
          <w:rPr>
            <w:rFonts w:cs="Arial Unicode MS" w:eastAsia="Arial Unicode MS"/>
            <w:rtl w:val="0"/>
          </w:rPr>
          <w:delText>,</w:delText>
        </w:r>
      </w:del>
      <w:commentRangeEnd w:id="532"/>
      <w:r>
        <w:commentReference w:id="532"/>
      </w:r>
      <w:commentRangeEnd w:id="533"/>
      <w:r>
        <w:commentReference w:id="533"/>
      </w:r>
      <w:del w:id="535" w:date="2022-05-22T22:36:30Z" w:author="Tom Termini">
        <w:r>
          <w:rPr>
            <w:rFonts w:cs="Arial Unicode MS" w:eastAsia="Arial Unicode MS"/>
            <w:rtl w:val="0"/>
          </w:rPr>
          <w:delText xml:space="preserve"> preparing training and presentation materials (PowerPoint, video, or presentation posters) and recording and disseminating meeting minutes. We provide development and tracking of correspondence, reports and briefing materials, and provide maintenance of a document library via an online portal. Our support also includes researching and providing recommendations on best practices to improve areas within Program or Portfolio Management; evaluating issues and providing recommendations related to program cost, schedule, and performance, and providing analysis and re-commendations. </w:delText>
        </w:r>
      </w:del>
      <w:ins w:id="536" w:date="2022-05-22T22:59:53Z" w:author="Tom Termini">
        <w:r>
          <w:rPr>
            <w:rFonts w:cs="Arial Unicode MS" w:eastAsia="Arial Unicode MS"/>
            <w:rtl w:val="0"/>
          </w:rPr>
          <w:t xml:space="preserve">The level of support we provide for PACAF in this capacity is similar to the level of effort required for ONR </w:t>
        </w:r>
      </w:ins>
      <w:ins w:id="537" w:date="2022-05-22T22:59:53Z" w:author="Tom Termini">
        <w:r>
          <w:rPr>
            <w:rFonts w:cs="Arial Unicode MS" w:eastAsia="Arial Unicode MS" w:hint="default"/>
            <w:rtl w:val="0"/>
          </w:rPr>
          <w:t xml:space="preserve">– </w:t>
        </w:r>
      </w:ins>
      <w:ins w:id="538" w:date="2022-05-22T22:59:53Z" w:author="Tom Termini">
        <w:r>
          <w:rPr>
            <w:rFonts w:cs="Arial Unicode MS" w:eastAsia="Arial Unicode MS"/>
            <w:rtl w:val="0"/>
          </w:rPr>
          <w:t>our experience and success for the US Air Force will translate directly to successful support. Our team oversees all PACAF AV and VTC equipment and installations as well as ensure the proper utilization and execution of VTC equipment and rooms for PACAF users up through the Commander, a four-star general.</w:t>
        </w:r>
      </w:ins>
      <w:ins w:id="539" w:date="2022-05-22T22:59:53Z" w:author="Tom Termini">
        <w:r>
          <w:rPr>
            <w:rFonts w:cs="Arial Unicode MS" w:eastAsia="Arial Unicode MS"/>
            <w:rtl w:val="0"/>
          </w:rPr>
          <w:t xml:space="preserve"> </w:t>
        </w:r>
      </w:ins>
      <w:ins w:id="540" w:date="2022-05-22T22:59:53Z" w:author="Tom Termini">
        <w:r>
          <w:rPr>
            <w:rFonts w:cs="Arial Unicode MS" w:eastAsia="Arial Unicode MS"/>
            <w:rtl w:val="0"/>
          </w:rPr>
          <w:t xml:space="preserve">They are responsible for the oversight and execution of several AV and VTC upgrade projects that were recently initiated by the customer, performing as subject matter experts (SME) for installation and configuration. They schedule Preventive Maintenance Inspections (PMI) for equipment, establish the maintenance battle rhythm, and assist with upgrade projects by conducting test calls to ensure VTC is on Network. </w:t>
        </w:r>
      </w:ins>
    </w:p>
    <w:p>
      <w:pPr>
        <w:pStyle w:val="Body Text"/>
        <w:rPr>
          <w:ins w:id="541" w:date="2022-05-22T22:59:53Z" w:author="Tom Termini"/>
        </w:rPr>
      </w:pPr>
      <w:ins w:id="542" w:date="2022-05-22T22:59:53Z" w:author="Tom Termini">
        <w:r>
          <w:rPr>
            <w:rFonts w:cs="Arial Unicode MS" w:eastAsia="Arial Unicode MS"/>
            <w:rtl w:val="0"/>
          </w:rPr>
          <w:t xml:space="preserve">Post-installation services include remedial maintenance, preventive maintenance inspections, repairs of critical system components within stated limits, repairs of non-critical system components within stated limits, and conducting acceptance tests of repaired items in accordance with the Acceptance Test Procedures (ATP) established by the Original Equipment Manufacturer (OEM) or in accordance with a site-developed validation and verification process approved by the on-site COR. Our team is responsible for scheduling routine equipment maintenance, performing equipment and connectivity troubleshooting, and processing trouble calls in accordance with our IT help desk support. </w:t>
        </w:r>
      </w:ins>
    </w:p>
    <w:p>
      <w:pPr>
        <w:pStyle w:val="Body Text"/>
      </w:pPr>
      <w:ins w:id="543" w:date="2022-05-22T22:59:53Z" w:author="Tom Termini">
        <w:r>
          <w:rPr>
            <w:rFonts w:cs="Arial Unicode MS" w:eastAsia="Arial Unicode MS"/>
            <w:rtl w:val="0"/>
          </w:rPr>
          <w:t xml:space="preserve">We provide VTC/AV meeting support by planning and arranging for conferences, meetings, preparing training and presentation materials (PowerPoint, video, or presentation posters) and recording and disseminating meeting minutes. Our support also includes researching and providing recommendations on best practices to improve areas within Program or Portfolio Management; evaluating issues and providing recommendations related to program cost, schedule, and performance, and providing analysis and re-commendations. </w:t>
        </w:r>
      </w:ins>
      <w:r>
        <w:rPr>
          <w:rFonts w:cs="Arial Unicode MS" w:eastAsia="Arial Unicode MS"/>
          <w:rtl w:val="0"/>
        </w:rPr>
        <w:t xml:space="preserve">We provide initial setup, scheduling, and rescheduling of video and audio conferences for groups of all sizes using Microsoft Outlook calendars and other government-mandated scheduling tools. </w:t>
      </w:r>
    </w:p>
    <w:p>
      <w:pPr>
        <w:pStyle w:val="Body Text"/>
      </w:pPr>
      <w:r>
        <w:rPr>
          <w:rFonts w:cs="Arial Unicode MS" w:eastAsia="Arial Unicode MS"/>
          <w:b w:val="1"/>
          <w:bCs w:val="1"/>
          <w:color w:val="ff0000"/>
          <w:u w:color="ff0000"/>
          <w:rtl w:val="0"/>
          <w:lang w:val="en-US"/>
        </w:rPr>
        <w:t xml:space="preserve">Ability to Perform Successfully. </w:t>
      </w:r>
      <w:r>
        <w:rPr>
          <w:rFonts w:cs="Arial Unicode MS" w:eastAsia="Arial Unicode MS"/>
          <w:rtl w:val="0"/>
        </w:rPr>
        <w:t>Our history of successful VTC/</w:t>
      </w:r>
      <w:commentRangeStart w:id="544"/>
      <w:commentRangeStart w:id="545"/>
      <w:r>
        <w:rPr>
          <w:rFonts w:cs="Arial Unicode MS" w:eastAsia="Arial Unicode MS"/>
          <w:rtl w:val="0"/>
        </w:rPr>
        <w:t>AV</w:t>
      </w:r>
      <w:commentRangeEnd w:id="544"/>
      <w:r>
        <w:commentReference w:id="544"/>
      </w:r>
      <w:commentRangeEnd w:id="545"/>
      <w:r>
        <w:commentReference w:id="545"/>
      </w:r>
      <w:r>
        <w:rPr>
          <w:rFonts w:cs="Arial Unicode MS" w:eastAsia="Arial Unicode MS"/>
          <w:rtl w:val="0"/>
        </w:rPr>
        <w:t xml:space="preserve"> engineering, including in the NGEN environment, poises us to provide seamless support to ONR. We will design and install VTC/AV systems and components for classified and unclassified use, conduct preventive and corrective maintenance, and conduct monthly system checks in all required conference rooms. Our VTC/AV engineers will be integrated with our service desk staff to guarantee swift resolution of any VTC/AV-related support issues. We will operate as autonomously as possible while maintaining frequent communication with the ONR Network Operations Manager so that the enterprise has up-to-the-minute status of all systems. </w:t>
      </w:r>
    </w:p>
    <w:p>
      <w:pPr>
        <w:pStyle w:val="Body"/>
        <w:spacing w:after="160" w:line="259" w:lineRule="auto"/>
      </w:pPr>
      <w:r>
        <w:rPr>
          <w:rFonts w:ascii="Arial Unicode MS" w:cs="Arial Unicode MS" w:hAnsi="Arial Unicode MS" w:eastAsia="Arial Unicode MS"/>
          <w:b w:val="0"/>
          <w:bCs w:val="0"/>
          <w:i w:val="0"/>
          <w:iCs w:val="0"/>
        </w:rPr>
        <w:br w:type="page"/>
      </w:r>
    </w:p>
    <w:p>
      <w:pPr>
        <w:pStyle w:val="Body Text"/>
      </w:pPr>
      <w:r>
        <w:rPr>
          <w:rFonts w:cs="Arial Unicode MS" w:eastAsia="Arial Unicode MS"/>
          <w:b w:val="1"/>
          <w:bCs w:val="1"/>
          <w:rtl w:val="0"/>
          <w:lang w:val="en-US"/>
        </w:rPr>
        <w:t xml:space="preserve">2. Technical Element 2 </w:t>
      </w:r>
      <w:r>
        <w:rPr>
          <w:rFonts w:cs="Arial Unicode MS" w:eastAsia="Arial Unicode MS" w:hint="default"/>
          <w:b w:val="1"/>
          <w:bCs w:val="1"/>
          <w:rtl w:val="0"/>
          <w:lang w:val="en-US"/>
        </w:rPr>
        <w:t xml:space="preserve">– </w:t>
      </w:r>
      <w:r>
        <w:rPr>
          <w:rFonts w:cs="Arial Unicode MS" w:eastAsia="Arial Unicode MS"/>
          <w:b w:val="1"/>
          <w:bCs w:val="1"/>
          <w:rtl w:val="0"/>
          <w:lang w:val="en-US"/>
        </w:rPr>
        <w:t>Personnel Requirements &amp; Qualifications</w:t>
      </w:r>
      <w:r>
        <w:rPr>
          <w:rFonts w:cs="Arial Unicode MS" w:eastAsia="Arial Unicode MS"/>
          <w:rtl w:val="0"/>
        </w:rPr>
        <w:t xml:space="preserve"> </w:t>
      </w:r>
    </w:p>
    <w:p>
      <w:pPr>
        <w:pStyle w:val="Body Text"/>
      </w:pPr>
      <w:r>
        <w:rPr>
          <w:rFonts w:cs="Arial Unicode MS" w:eastAsia="Arial Unicode MS"/>
          <w:rtl w:val="0"/>
        </w:rPr>
        <w:t xml:space="preserve">The AveningTech Team certifies that we have specific permission from the individual for each resume submitted for a non-employee. Our letters of intent and contingent hire letters are included in Volume IV- Cost. </w:t>
      </w:r>
    </w:p>
    <w:p>
      <w:pPr>
        <w:pStyle w:val="Body Text"/>
      </w:pPr>
      <w:r>
        <w:rPr>
          <w:rFonts w:cs="Arial Unicode MS" w:eastAsia="Arial Unicode MS"/>
          <w:rtl w:val="0"/>
        </w:rPr>
        <w:t xml:space="preserve">This technical element addresses the minimum required qualifications of our proposed personnel in accordance with the PWS. The resumes of our proposed personnel are sufficiently detailed to permit assessment of the qualifications of the proposed personnel. The Key Personnel for the effort are as follows: </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585"/>
        <w:gridCol w:w="4765"/>
      </w:tblGrid>
      <w:tr>
        <w:tblPrEx>
          <w:shd w:val="clear" w:color="auto" w:fill="cdd4e9"/>
        </w:tblPrEx>
        <w:trPr>
          <w:trHeight w:val="300" w:hRule="atLeast"/>
        </w:trPr>
        <w:tc>
          <w:tcPr>
            <w:tcW w:type="dxa" w:w="4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b w:val="1"/>
                <w:bCs w:val="1"/>
                <w:rtl w:val="0"/>
                <w:lang w:val="en-US"/>
              </w:rPr>
              <w:t>Position</w:t>
            </w:r>
          </w:p>
        </w:tc>
        <w:tc>
          <w:tcPr>
            <w:tcW w:type="dxa" w:w="4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b w:val="1"/>
                <w:bCs w:val="1"/>
                <w:rtl w:val="0"/>
                <w:lang w:val="en-US"/>
              </w:rPr>
              <w:t xml:space="preserve">Name </w:t>
            </w:r>
          </w:p>
        </w:tc>
      </w:tr>
      <w:tr>
        <w:tblPrEx>
          <w:shd w:val="clear" w:color="auto" w:fill="cdd4e9"/>
        </w:tblPrEx>
        <w:trPr>
          <w:trHeight w:val="300" w:hRule="atLeast"/>
        </w:trPr>
        <w:tc>
          <w:tcPr>
            <w:tcW w:type="dxa" w:w="4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rtl w:val="0"/>
                <w:lang w:val="en-US"/>
              </w:rPr>
              <w:t xml:space="preserve">Program Manager </w:t>
            </w:r>
          </w:p>
        </w:tc>
        <w:tc>
          <w:tcPr>
            <w:tcW w:type="dxa" w:w="4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shd w:val="clear" w:color="auto" w:fill="ffff00"/>
                <w:rtl w:val="0"/>
                <w:lang w:val="en-US"/>
              </w:rPr>
              <w:t>NAME</w:t>
            </w:r>
            <w:r>
              <w:rPr>
                <w:rtl w:val="0"/>
                <w:lang w:val="en-US"/>
              </w:rPr>
              <w:t xml:space="preserve"> </w:t>
            </w:r>
          </w:p>
        </w:tc>
      </w:tr>
      <w:tr>
        <w:tblPrEx>
          <w:shd w:val="clear" w:color="auto" w:fill="cdd4e9"/>
        </w:tblPrEx>
        <w:trPr>
          <w:trHeight w:val="300" w:hRule="atLeast"/>
        </w:trPr>
        <w:tc>
          <w:tcPr>
            <w:tcW w:type="dxa" w:w="4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rtl w:val="0"/>
                <w:lang w:val="en-US"/>
              </w:rPr>
              <w:t>Principal Network Systems Engineer 1</w:t>
            </w:r>
          </w:p>
        </w:tc>
        <w:tc>
          <w:tcPr>
            <w:tcW w:type="dxa" w:w="4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shd w:val="clear" w:color="auto" w:fill="ffff00"/>
                <w:rtl w:val="0"/>
                <w:lang w:val="en-US"/>
              </w:rPr>
              <w:t>NAME</w:t>
            </w:r>
            <w:r>
              <w:rPr>
                <w:rtl w:val="0"/>
                <w:lang w:val="en-US"/>
              </w:rPr>
              <w:t xml:space="preserve"> </w:t>
            </w:r>
          </w:p>
        </w:tc>
      </w:tr>
      <w:tr>
        <w:tblPrEx>
          <w:shd w:val="clear" w:color="auto" w:fill="cdd4e9"/>
        </w:tblPrEx>
        <w:trPr>
          <w:trHeight w:val="300" w:hRule="atLeast"/>
        </w:trPr>
        <w:tc>
          <w:tcPr>
            <w:tcW w:type="dxa" w:w="4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rtl w:val="0"/>
                <w:lang w:val="en-US"/>
              </w:rPr>
              <w:t>Principal Network Systems Engineer 2</w:t>
            </w:r>
          </w:p>
        </w:tc>
        <w:tc>
          <w:tcPr>
            <w:tcW w:type="dxa" w:w="4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shd w:val="clear" w:color="auto" w:fill="ffff00"/>
                <w:rtl w:val="0"/>
                <w:lang w:val="en-US"/>
              </w:rPr>
              <w:t>NAME</w:t>
            </w:r>
            <w:r>
              <w:rPr>
                <w:rtl w:val="0"/>
                <w:lang w:val="en-US"/>
              </w:rPr>
              <w:t xml:space="preserve"> </w:t>
            </w:r>
          </w:p>
        </w:tc>
      </w:tr>
      <w:tr>
        <w:tblPrEx>
          <w:shd w:val="clear" w:color="auto" w:fill="cdd4e9"/>
        </w:tblPrEx>
        <w:trPr>
          <w:trHeight w:val="300" w:hRule="atLeast"/>
        </w:trPr>
        <w:tc>
          <w:tcPr>
            <w:tcW w:type="dxa" w:w="4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rtl w:val="0"/>
                <w:lang w:val="en-US"/>
              </w:rPr>
              <w:t xml:space="preserve">Application Development Team Lead </w:t>
            </w:r>
          </w:p>
        </w:tc>
        <w:tc>
          <w:tcPr>
            <w:tcW w:type="dxa" w:w="4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shd w:val="clear" w:color="auto" w:fill="ffff00"/>
                <w:rtl w:val="0"/>
                <w:lang w:val="en-US"/>
              </w:rPr>
              <w:t>NAME</w:t>
            </w:r>
            <w:r>
              <w:rPr>
                <w:rtl w:val="0"/>
                <w:lang w:val="en-US"/>
              </w:rPr>
              <w:t xml:space="preserve"> </w:t>
            </w:r>
          </w:p>
        </w:tc>
      </w:tr>
      <w:tr>
        <w:tblPrEx>
          <w:shd w:val="clear" w:color="auto" w:fill="cdd4e9"/>
        </w:tblPrEx>
        <w:trPr>
          <w:trHeight w:val="300" w:hRule="atLeast"/>
        </w:trPr>
        <w:tc>
          <w:tcPr>
            <w:tcW w:type="dxa" w:w="4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rtl w:val="0"/>
                <w:lang w:val="en-US"/>
              </w:rPr>
              <w:t>Information Assurance Lead</w:t>
            </w:r>
          </w:p>
        </w:tc>
        <w:tc>
          <w:tcPr>
            <w:tcW w:type="dxa" w:w="4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shd w:val="clear" w:color="auto" w:fill="ffff00"/>
                <w:rtl w:val="0"/>
                <w:lang w:val="en-US"/>
              </w:rPr>
              <w:t>NAME</w:t>
            </w:r>
            <w:r>
              <w:rPr>
                <w:rtl w:val="0"/>
                <w:lang w:val="en-US"/>
              </w:rPr>
              <w:t xml:space="preserve"> </w:t>
            </w:r>
          </w:p>
        </w:tc>
      </w:tr>
      <w:tr>
        <w:tblPrEx>
          <w:shd w:val="clear" w:color="auto" w:fill="cdd4e9"/>
        </w:tblPrEx>
        <w:trPr>
          <w:trHeight w:val="300" w:hRule="atLeast"/>
        </w:trPr>
        <w:tc>
          <w:tcPr>
            <w:tcW w:type="dxa" w:w="4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rtl w:val="0"/>
                <w:lang w:val="en-US"/>
              </w:rPr>
              <w:t>Enterprise Architect</w:t>
            </w:r>
          </w:p>
        </w:tc>
        <w:tc>
          <w:tcPr>
            <w:tcW w:type="dxa" w:w="4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shd w:val="clear" w:color="auto" w:fill="ffff00"/>
                <w:rtl w:val="0"/>
                <w:lang w:val="en-US"/>
              </w:rPr>
              <w:t>NAME</w:t>
            </w:r>
            <w:r>
              <w:rPr>
                <w:rtl w:val="0"/>
                <w:lang w:val="en-US"/>
              </w:rPr>
              <w:t xml:space="preserve"> </w:t>
            </w:r>
          </w:p>
        </w:tc>
      </w:tr>
      <w:tr>
        <w:tblPrEx>
          <w:shd w:val="clear" w:color="auto" w:fill="cdd4e9"/>
        </w:tblPrEx>
        <w:trPr>
          <w:trHeight w:val="600" w:hRule="atLeast"/>
        </w:trPr>
        <w:tc>
          <w:tcPr>
            <w:tcW w:type="dxa" w:w="4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rtl w:val="0"/>
                <w:lang w:val="en-US"/>
              </w:rPr>
              <w:t xml:space="preserve">Assistant Contract Technical Representative (ACTR) (Senior) </w:t>
            </w:r>
          </w:p>
        </w:tc>
        <w:tc>
          <w:tcPr>
            <w:tcW w:type="dxa" w:w="4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shd w:val="clear" w:color="auto" w:fill="ffff00"/>
                <w:rtl w:val="0"/>
                <w:lang w:val="en-US"/>
              </w:rPr>
              <w:t>NAME</w:t>
            </w:r>
            <w:r>
              <w:rPr>
                <w:rtl w:val="0"/>
                <w:lang w:val="en-US"/>
              </w:rPr>
              <w:t xml:space="preserve"> </w:t>
            </w:r>
          </w:p>
        </w:tc>
      </w:tr>
      <w:tr>
        <w:tblPrEx>
          <w:shd w:val="clear" w:color="auto" w:fill="cdd4e9"/>
        </w:tblPrEx>
        <w:trPr>
          <w:trHeight w:val="300" w:hRule="atLeast"/>
        </w:trPr>
        <w:tc>
          <w:tcPr>
            <w:tcW w:type="dxa" w:w="4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rtl w:val="0"/>
                <w:lang w:val="en-US"/>
              </w:rPr>
              <w:t xml:space="preserve">Configuration Manager </w:t>
            </w:r>
          </w:p>
        </w:tc>
        <w:tc>
          <w:tcPr>
            <w:tcW w:type="dxa" w:w="4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shd w:val="clear" w:color="auto" w:fill="ffff00"/>
                <w:rtl w:val="0"/>
                <w:lang w:val="en-US"/>
              </w:rPr>
              <w:t>NAME</w:t>
            </w:r>
            <w:r>
              <w:rPr>
                <w:rtl w:val="0"/>
                <w:lang w:val="en-US"/>
              </w:rPr>
              <w:t xml:space="preserve"> </w:t>
            </w:r>
          </w:p>
        </w:tc>
      </w:tr>
      <w:tr>
        <w:tblPrEx>
          <w:shd w:val="clear" w:color="auto" w:fill="cdd4e9"/>
        </w:tblPrEx>
        <w:trPr>
          <w:trHeight w:val="300" w:hRule="atLeast"/>
        </w:trPr>
        <w:tc>
          <w:tcPr>
            <w:tcW w:type="dxa" w:w="4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rtl w:val="0"/>
                <w:lang w:val="en-US"/>
              </w:rPr>
              <w:t xml:space="preserve">AV/VTC Lead </w:t>
            </w:r>
          </w:p>
        </w:tc>
        <w:tc>
          <w:tcPr>
            <w:tcW w:type="dxa" w:w="4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shd w:val="clear" w:color="auto" w:fill="ffff00"/>
                <w:rtl w:val="0"/>
                <w:lang w:val="en-US"/>
              </w:rPr>
              <w:t>NAME</w:t>
            </w:r>
            <w:r>
              <w:rPr>
                <w:rtl w:val="0"/>
                <w:lang w:val="en-US"/>
              </w:rPr>
              <w:t xml:space="preserve"> </w:t>
            </w:r>
          </w:p>
        </w:tc>
      </w:tr>
      <w:tr>
        <w:tblPrEx>
          <w:shd w:val="clear" w:color="auto" w:fill="cdd4e9"/>
        </w:tblPrEx>
        <w:trPr>
          <w:trHeight w:val="300" w:hRule="atLeast"/>
        </w:trPr>
        <w:tc>
          <w:tcPr>
            <w:tcW w:type="dxa" w:w="4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rtl w:val="0"/>
                <w:lang w:val="en-US"/>
              </w:rPr>
              <w:t>Asset Manager (Senior)</w:t>
            </w:r>
          </w:p>
        </w:tc>
        <w:tc>
          <w:tcPr>
            <w:tcW w:type="dxa" w:w="4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pPr>
            <w:r>
              <w:rPr>
                <w:shd w:val="clear" w:color="auto" w:fill="ffff00"/>
                <w:rtl w:val="0"/>
                <w:lang w:val="en-US"/>
              </w:rPr>
              <w:t>NAME</w:t>
            </w:r>
            <w:r>
              <w:rPr>
                <w:rtl w:val="0"/>
                <w:lang w:val="en-US"/>
              </w:rPr>
              <w:t xml:space="preserve"> </w:t>
            </w:r>
          </w:p>
        </w:tc>
      </w:tr>
    </w:tbl>
    <w:p>
      <w:pPr>
        <w:pStyle w:val="Body Text"/>
        <w:widowControl w:val="0"/>
      </w:pPr>
    </w:p>
    <w:p>
      <w:pPr>
        <w:pStyle w:val="Body Text"/>
      </w:pPr>
    </w:p>
    <w:p>
      <w:pPr>
        <w:pStyle w:val="Heading"/>
      </w:pPr>
      <w:bookmarkStart w:name="_Toc9" w:id="546"/>
      <w:r>
        <w:rPr>
          <w:rFonts w:cs="Arial Unicode MS" w:eastAsia="Arial Unicode MS"/>
          <w:rtl w:val="0"/>
        </w:rPr>
        <w:t xml:space="preserve">Resume for Program Manager </w:t>
      </w:r>
      <w:r>
        <w:rPr>
          <w:rFonts w:cs="Arial Unicode MS" w:eastAsia="Arial Unicode MS" w:hint="default"/>
          <w:rtl w:val="0"/>
        </w:rPr>
        <w:t xml:space="preserve">– </w:t>
      </w:r>
      <w:r>
        <w:rPr>
          <w:rFonts w:cs="Arial Unicode MS" w:eastAsia="Arial Unicode MS"/>
          <w:shd w:val="clear" w:color="auto" w:fill="ffff00"/>
          <w:rtl w:val="0"/>
          <w:lang w:val="en-US"/>
        </w:rPr>
        <w:t xml:space="preserve">NAME </w:t>
      </w:r>
      <w:bookmarkEnd w:id="546"/>
    </w:p>
    <w:p>
      <w:pPr>
        <w:pStyle w:val="Body Text"/>
      </w:pPr>
      <w:r>
        <w:rPr>
          <w:rFonts w:cs="Arial Unicode MS" w:eastAsia="Arial Unicode MS"/>
          <w:rtl w:val="0"/>
        </w:rPr>
        <w:t xml:space="preserve">Content </w:t>
      </w:r>
    </w:p>
    <w:p>
      <w:pPr>
        <w:pStyle w:val="Heading"/>
      </w:pPr>
      <w:bookmarkStart w:name="_Toc10" w:id="547"/>
      <w:r>
        <w:rPr>
          <w:rFonts w:cs="Arial Unicode MS" w:eastAsia="Arial Unicode MS"/>
          <w:rtl w:val="0"/>
        </w:rPr>
        <w:t xml:space="preserve">Resume for Principal Network Systems Engineer 1 </w:t>
      </w:r>
      <w:r>
        <w:rPr>
          <w:rFonts w:cs="Arial Unicode MS" w:eastAsia="Arial Unicode MS" w:hint="default"/>
          <w:rtl w:val="0"/>
        </w:rPr>
        <w:t xml:space="preserve">– </w:t>
      </w:r>
      <w:r>
        <w:rPr>
          <w:rFonts w:cs="Arial Unicode MS" w:eastAsia="Arial Unicode MS"/>
          <w:shd w:val="clear" w:color="auto" w:fill="ffff00"/>
          <w:rtl w:val="0"/>
          <w:lang w:val="en-US"/>
        </w:rPr>
        <w:t xml:space="preserve">NAME </w:t>
      </w:r>
      <w:bookmarkEnd w:id="547"/>
    </w:p>
    <w:p>
      <w:pPr>
        <w:pStyle w:val="Body Text"/>
      </w:pPr>
      <w:r>
        <w:rPr>
          <w:rFonts w:cs="Arial Unicode MS" w:eastAsia="Arial Unicode MS"/>
          <w:rtl w:val="0"/>
        </w:rPr>
        <w:t xml:space="preserve">Content </w:t>
      </w:r>
    </w:p>
    <w:p>
      <w:pPr>
        <w:pStyle w:val="Heading"/>
      </w:pPr>
      <w:bookmarkStart w:name="_Toc11" w:id="548"/>
      <w:r>
        <w:rPr>
          <w:rFonts w:cs="Arial Unicode MS" w:eastAsia="Arial Unicode MS"/>
          <w:rtl w:val="0"/>
        </w:rPr>
        <w:t xml:space="preserve">Resume for Principal Network Systems Engineer 2 </w:t>
      </w:r>
      <w:r>
        <w:rPr>
          <w:rFonts w:cs="Arial Unicode MS" w:eastAsia="Arial Unicode MS" w:hint="default"/>
          <w:rtl w:val="0"/>
        </w:rPr>
        <w:t xml:space="preserve">– </w:t>
      </w:r>
      <w:r>
        <w:rPr>
          <w:rFonts w:cs="Arial Unicode MS" w:eastAsia="Arial Unicode MS"/>
          <w:shd w:val="clear" w:color="auto" w:fill="ffff00"/>
          <w:rtl w:val="0"/>
          <w:lang w:val="en-US"/>
        </w:rPr>
        <w:t xml:space="preserve">NAME </w:t>
      </w:r>
      <w:bookmarkEnd w:id="548"/>
    </w:p>
    <w:p>
      <w:pPr>
        <w:pStyle w:val="Body Text"/>
      </w:pPr>
      <w:r>
        <w:rPr>
          <w:rFonts w:cs="Arial Unicode MS" w:eastAsia="Arial Unicode MS"/>
          <w:rtl w:val="0"/>
        </w:rPr>
        <w:t xml:space="preserve">Content </w:t>
      </w:r>
    </w:p>
    <w:p>
      <w:pPr>
        <w:pStyle w:val="Heading"/>
      </w:pPr>
      <w:bookmarkStart w:name="_Toc12" w:id="549"/>
      <w:r>
        <w:rPr>
          <w:rFonts w:cs="Arial Unicode MS" w:eastAsia="Arial Unicode MS"/>
          <w:rtl w:val="0"/>
        </w:rPr>
        <w:t xml:space="preserve">Resume for Application Development Team Lead </w:t>
      </w:r>
      <w:r>
        <w:rPr>
          <w:rFonts w:cs="Arial Unicode MS" w:eastAsia="Arial Unicode MS" w:hint="default"/>
          <w:rtl w:val="0"/>
        </w:rPr>
        <w:t xml:space="preserve">– </w:t>
      </w:r>
      <w:r>
        <w:rPr>
          <w:rFonts w:cs="Arial Unicode MS" w:eastAsia="Arial Unicode MS"/>
          <w:shd w:val="clear" w:color="auto" w:fill="ffff00"/>
          <w:rtl w:val="0"/>
          <w:lang w:val="en-US"/>
        </w:rPr>
        <w:t xml:space="preserve">NAME </w:t>
      </w:r>
      <w:bookmarkEnd w:id="549"/>
    </w:p>
    <w:p>
      <w:pPr>
        <w:pStyle w:val="Body Text"/>
      </w:pPr>
      <w:r>
        <w:rPr>
          <w:rFonts w:cs="Arial Unicode MS" w:eastAsia="Arial Unicode MS"/>
          <w:rtl w:val="0"/>
        </w:rPr>
        <w:t xml:space="preserve">Content </w:t>
      </w:r>
    </w:p>
    <w:p>
      <w:pPr>
        <w:pStyle w:val="Heading"/>
      </w:pPr>
      <w:bookmarkStart w:name="_Toc13" w:id="550"/>
      <w:r>
        <w:rPr>
          <w:rFonts w:cs="Arial Unicode MS" w:eastAsia="Arial Unicode MS"/>
          <w:rtl w:val="0"/>
        </w:rPr>
        <w:t xml:space="preserve">Resume for Information Assurance Lead </w:t>
      </w:r>
      <w:r>
        <w:rPr>
          <w:rFonts w:cs="Arial Unicode MS" w:eastAsia="Arial Unicode MS" w:hint="default"/>
          <w:rtl w:val="0"/>
        </w:rPr>
        <w:t xml:space="preserve">– </w:t>
      </w:r>
      <w:r>
        <w:rPr>
          <w:rFonts w:cs="Arial Unicode MS" w:eastAsia="Arial Unicode MS"/>
          <w:shd w:val="clear" w:color="auto" w:fill="ffff00"/>
          <w:rtl w:val="0"/>
          <w:lang w:val="en-US"/>
        </w:rPr>
        <w:t xml:space="preserve">NAME </w:t>
      </w:r>
      <w:bookmarkEnd w:id="550"/>
    </w:p>
    <w:p>
      <w:pPr>
        <w:pStyle w:val="Body Text"/>
      </w:pPr>
      <w:r>
        <w:rPr>
          <w:rFonts w:cs="Arial Unicode MS" w:eastAsia="Arial Unicode MS"/>
          <w:rtl w:val="0"/>
        </w:rPr>
        <w:t xml:space="preserve">Content </w:t>
      </w:r>
    </w:p>
    <w:p>
      <w:pPr>
        <w:pStyle w:val="Heading"/>
      </w:pPr>
      <w:bookmarkStart w:name="_Toc14" w:id="551"/>
      <w:r>
        <w:rPr>
          <w:rFonts w:cs="Arial Unicode MS" w:eastAsia="Arial Unicode MS"/>
          <w:rtl w:val="0"/>
        </w:rPr>
        <w:t xml:space="preserve">Resume for Enterprise Architect </w:t>
      </w:r>
      <w:r>
        <w:rPr>
          <w:rFonts w:cs="Arial Unicode MS" w:eastAsia="Arial Unicode MS" w:hint="default"/>
          <w:rtl w:val="0"/>
        </w:rPr>
        <w:t xml:space="preserve">– </w:t>
      </w:r>
      <w:r>
        <w:rPr>
          <w:rFonts w:cs="Arial Unicode MS" w:eastAsia="Arial Unicode MS"/>
          <w:shd w:val="clear" w:color="auto" w:fill="ffff00"/>
          <w:rtl w:val="0"/>
          <w:lang w:val="en-US"/>
        </w:rPr>
        <w:t xml:space="preserve">NAME </w:t>
      </w:r>
      <w:bookmarkEnd w:id="551"/>
    </w:p>
    <w:p>
      <w:pPr>
        <w:pStyle w:val="Body Text"/>
      </w:pPr>
      <w:r>
        <w:rPr>
          <w:rFonts w:cs="Arial Unicode MS" w:eastAsia="Arial Unicode MS"/>
          <w:rtl w:val="0"/>
        </w:rPr>
        <w:t xml:space="preserve">Content </w:t>
      </w:r>
    </w:p>
    <w:p>
      <w:pPr>
        <w:pStyle w:val="Heading"/>
      </w:pPr>
      <w:bookmarkStart w:name="_Toc15" w:id="552"/>
      <w:r>
        <w:rPr>
          <w:rFonts w:cs="Arial Unicode MS" w:eastAsia="Arial Unicode MS"/>
          <w:rtl w:val="0"/>
        </w:rPr>
        <w:t xml:space="preserve">Resume for Assistant Contract Technical Representative (ACTR) (Senior) </w:t>
      </w:r>
      <w:r>
        <w:rPr>
          <w:rFonts w:cs="Arial Unicode MS" w:eastAsia="Arial Unicode MS" w:hint="default"/>
          <w:rtl w:val="0"/>
        </w:rPr>
        <w:t xml:space="preserve">– </w:t>
      </w:r>
      <w:r>
        <w:rPr>
          <w:rFonts w:cs="Arial Unicode MS" w:eastAsia="Arial Unicode MS"/>
          <w:shd w:val="clear" w:color="auto" w:fill="ffff00"/>
          <w:rtl w:val="0"/>
          <w:lang w:val="en-US"/>
        </w:rPr>
        <w:t xml:space="preserve">NAME </w:t>
      </w:r>
      <w:bookmarkEnd w:id="552"/>
    </w:p>
    <w:p>
      <w:pPr>
        <w:pStyle w:val="Body Text"/>
      </w:pPr>
      <w:r>
        <w:rPr>
          <w:rFonts w:cs="Arial Unicode MS" w:eastAsia="Arial Unicode MS"/>
          <w:rtl w:val="0"/>
        </w:rPr>
        <w:t xml:space="preserve">Content </w:t>
      </w:r>
    </w:p>
    <w:p>
      <w:pPr>
        <w:pStyle w:val="Heading"/>
      </w:pPr>
      <w:bookmarkStart w:name="_Toc16" w:id="553"/>
      <w:r>
        <w:rPr>
          <w:rFonts w:cs="Arial Unicode MS" w:eastAsia="Arial Unicode MS"/>
          <w:rtl w:val="0"/>
        </w:rPr>
        <w:t xml:space="preserve">Resume for Configuration Manager </w:t>
      </w:r>
      <w:r>
        <w:rPr>
          <w:rFonts w:cs="Arial Unicode MS" w:eastAsia="Arial Unicode MS" w:hint="default"/>
          <w:rtl w:val="0"/>
        </w:rPr>
        <w:t xml:space="preserve">– </w:t>
      </w:r>
      <w:r>
        <w:rPr>
          <w:rFonts w:cs="Arial Unicode MS" w:eastAsia="Arial Unicode MS"/>
          <w:shd w:val="clear" w:color="auto" w:fill="ffff00"/>
          <w:rtl w:val="0"/>
          <w:lang w:val="en-US"/>
        </w:rPr>
        <w:t xml:space="preserve">NAME </w:t>
      </w:r>
      <w:bookmarkEnd w:id="553"/>
    </w:p>
    <w:p>
      <w:pPr>
        <w:pStyle w:val="Body Text"/>
      </w:pPr>
      <w:r>
        <w:rPr>
          <w:rFonts w:cs="Arial Unicode MS" w:eastAsia="Arial Unicode MS"/>
          <w:rtl w:val="0"/>
        </w:rPr>
        <w:t xml:space="preserve">Content </w:t>
      </w:r>
    </w:p>
    <w:p>
      <w:pPr>
        <w:pStyle w:val="Heading"/>
      </w:pPr>
      <w:bookmarkStart w:name="_Toc17" w:id="554"/>
      <w:r>
        <w:rPr>
          <w:rFonts w:cs="Arial Unicode MS" w:eastAsia="Arial Unicode MS"/>
          <w:rtl w:val="0"/>
        </w:rPr>
        <w:t xml:space="preserve">Resume for AV/VTC Lead </w:t>
      </w:r>
      <w:r>
        <w:rPr>
          <w:rFonts w:cs="Arial Unicode MS" w:eastAsia="Arial Unicode MS" w:hint="default"/>
          <w:rtl w:val="0"/>
        </w:rPr>
        <w:t xml:space="preserve">– </w:t>
      </w:r>
      <w:r>
        <w:rPr>
          <w:rFonts w:cs="Arial Unicode MS" w:eastAsia="Arial Unicode MS"/>
          <w:shd w:val="clear" w:color="auto" w:fill="ffff00"/>
          <w:rtl w:val="0"/>
          <w:lang w:val="en-US"/>
        </w:rPr>
        <w:t xml:space="preserve">NAME </w:t>
      </w:r>
      <w:bookmarkEnd w:id="554"/>
    </w:p>
    <w:p>
      <w:pPr>
        <w:pStyle w:val="Body Text"/>
      </w:pPr>
      <w:r>
        <w:rPr>
          <w:rFonts w:cs="Arial Unicode MS" w:eastAsia="Arial Unicode MS"/>
          <w:rtl w:val="0"/>
        </w:rPr>
        <w:t xml:space="preserve">Content </w:t>
      </w:r>
    </w:p>
    <w:p>
      <w:pPr>
        <w:pStyle w:val="Heading"/>
      </w:pPr>
      <w:bookmarkStart w:name="_Toc18" w:id="555"/>
      <w:r>
        <w:rPr>
          <w:rFonts w:cs="Arial Unicode MS" w:eastAsia="Arial Unicode MS"/>
          <w:rtl w:val="0"/>
        </w:rPr>
        <w:t xml:space="preserve">Resume for Asset Manager (Senior) </w:t>
      </w:r>
      <w:r>
        <w:rPr>
          <w:rFonts w:cs="Arial Unicode MS" w:eastAsia="Arial Unicode MS" w:hint="default"/>
          <w:rtl w:val="0"/>
        </w:rPr>
        <w:t xml:space="preserve">– </w:t>
      </w:r>
      <w:r>
        <w:rPr>
          <w:rFonts w:cs="Arial Unicode MS" w:eastAsia="Arial Unicode MS"/>
          <w:shd w:val="clear" w:color="auto" w:fill="ffff00"/>
          <w:rtl w:val="0"/>
          <w:lang w:val="en-US"/>
        </w:rPr>
        <w:t xml:space="preserve">NAME </w:t>
      </w:r>
      <w:bookmarkEnd w:id="555"/>
    </w:p>
    <w:p>
      <w:pPr>
        <w:pStyle w:val="Body Text"/>
      </w:pPr>
      <w:r>
        <w:rPr>
          <w:rFonts w:cs="Arial Unicode MS" w:eastAsia="Arial Unicode MS"/>
          <w:rtl w:val="0"/>
        </w:rPr>
        <w:t xml:space="preserve">Content </w:t>
      </w:r>
    </w:p>
    <w:p>
      <w:pPr>
        <w:pStyle w:val="Body"/>
        <w:spacing w:after="160" w:line="259" w:lineRule="auto"/>
      </w:pPr>
      <w:r>
        <w:rPr>
          <w:rFonts w:ascii="Arial Unicode MS" w:cs="Arial Unicode MS" w:hAnsi="Arial Unicode MS" w:eastAsia="Arial Unicode MS"/>
          <w:b w:val="0"/>
          <w:bCs w:val="0"/>
          <w:i w:val="0"/>
          <w:iCs w:val="0"/>
        </w:rPr>
        <w:br w:type="page"/>
      </w:r>
    </w:p>
    <w:p>
      <w:pPr>
        <w:pStyle w:val="Body Text"/>
      </w:pPr>
      <w:r>
        <w:rPr>
          <w:rFonts w:cs="Arial Unicode MS" w:eastAsia="Arial Unicode MS"/>
          <w:b w:val="1"/>
          <w:bCs w:val="1"/>
          <w:rtl w:val="0"/>
          <w:lang w:val="en-US"/>
        </w:rPr>
        <w:t xml:space="preserve">Technical Element 3 </w:t>
      </w:r>
      <w:r>
        <w:rPr>
          <w:rFonts w:cs="Arial Unicode MS" w:eastAsia="Arial Unicode MS" w:hint="default"/>
          <w:b w:val="1"/>
          <w:bCs w:val="1"/>
          <w:rtl w:val="0"/>
          <w:lang w:val="en-US"/>
        </w:rPr>
        <w:t xml:space="preserve">– </w:t>
      </w:r>
      <w:r>
        <w:rPr>
          <w:rFonts w:cs="Arial Unicode MS" w:eastAsia="Arial Unicode MS"/>
          <w:b w:val="1"/>
          <w:bCs w:val="1"/>
          <w:rtl w:val="0"/>
          <w:lang w:val="en-US"/>
        </w:rPr>
        <w:t>Management Approach</w:t>
      </w:r>
      <w:r>
        <w:rPr>
          <w:rFonts w:cs="Arial Unicode MS" w:eastAsia="Arial Unicode MS"/>
          <w:rtl w:val="0"/>
        </w:rPr>
        <w:t xml:space="preserve"> </w:t>
        <w:br w:type="textWrapping"/>
      </w:r>
      <w:commentRangeStart w:id="556"/>
    </w:p>
    <w:p>
      <w:pPr>
        <w:pStyle w:val="Body A"/>
        <w:suppressAutoHyphens w:val="1"/>
      </w:pPr>
      <w:r>
        <w:br w:type="textWrapping"/>
      </w:r>
      <w:commentRangeEnd w:id="556"/>
      <w:r>
        <w:commentReference w:id="556"/>
      </w:r>
    </w:p>
    <w:p>
      <w:pPr>
        <w:pStyle w:val="Heading"/>
      </w:pPr>
      <w:bookmarkStart w:name="_Toc19" w:id="557"/>
      <w:r>
        <w:rPr>
          <w:rFonts w:cs="Arial Unicode MS" w:eastAsia="Arial Unicode MS"/>
          <w:rtl w:val="0"/>
        </w:rPr>
        <w:t>3.0 Management Approach</w:t>
      </w:r>
      <w:bookmarkEnd w:id="557"/>
    </w:p>
    <w:p>
      <w:pPr>
        <w:pStyle w:val="Body A"/>
        <w:suppressAutoHyphens w:val="1"/>
        <w:jc w:val="both"/>
      </w:pPr>
      <w:r>
        <w:rPr>
          <w:rtl w:val="0"/>
          <w:lang w:val="en-US"/>
        </w:rPr>
        <w:t>Understanding of Requirement. Effective Project Management requires resources dedicated to ensuring the smooth day-to-day execution of all elements established by the performance objective for each specific set of tasks. AveningTech demonstrates our understanding of the requirements by presenting a thorough and overarching Program Management Plan. The PMP establishes the high-level management structure, roles and responsibilities and ultimate objectives; however, some task areas may require more specific project plans that include schedules, work breakdown structures, resource loaded networks, milestones and other measurable elements. Working directly with the COR will result in the identification of specific projects and documented plans to achieve success. Plans will include the identification of resources, budget allocation (if required) and schedule for completion.</w:t>
      </w:r>
    </w:p>
    <w:p>
      <w:pPr>
        <w:pStyle w:val="Heading"/>
        <w:rPr>
          <w:lang w:val="de-DE"/>
        </w:rPr>
      </w:pPr>
      <w:bookmarkStart w:name="_Toc20" w:id="558"/>
      <w:r>
        <w:rPr>
          <w:rtl w:val="0"/>
          <w:lang w:val="de-DE"/>
        </w:rPr>
        <w:t xml:space="preserve">3.1 Project Management </w:t>
      </w:r>
      <w:bookmarkEnd w:id="558"/>
    </w:p>
    <w:p>
      <w:pPr>
        <w:pStyle w:val="Body Text"/>
        <w:suppressAutoHyphens w:val="1"/>
      </w:pPr>
      <w:r>
        <w:rPr>
          <w:b w:val="1"/>
          <w:bCs w:val="1"/>
          <w:rtl w:val="0"/>
          <w:lang w:val="en-US"/>
        </w:rPr>
        <w:t>Reliable Approach</w:t>
      </w:r>
      <w:r>
        <w:rPr>
          <w:rtl w:val="0"/>
          <w:lang w:val="en-US"/>
        </w:rPr>
        <w:t>. Our Project Management focus is on service delivery and customer satisfaction combined with overall program oversight and quality control. Our Program Manager</w:t>
      </w:r>
      <w:r>
        <w:rPr>
          <w:rtl w:val="0"/>
          <w:lang w:val="en-US"/>
        </w:rPr>
        <w:t>’</w:t>
      </w:r>
      <w:r>
        <w:rPr>
          <w:rtl w:val="0"/>
          <w:lang w:val="en-US"/>
        </w:rPr>
        <w:t xml:space="preserve">s Guidebook forms the foundation of our Program Management approach. This company policy and guide is consistent with the Program Management Institute PM Book of Knowledge (PMBOK). All or our projects are managed within our Guidebook framework and Program Management Plans that we establish for each project. Our PM is responsible for staffing, budgeting, scheduling, client interaction, reporting and issue resolution, and is the primary point of contact for the COR. They have authority over all program resources and is empowered to communicate and coordinate directly with the Government and any subcontractors. Our key project management personnel ensure efforts comply with all terms of our contracts, including ensuring staff training is up to date, security requirements are adhered to, and accurate invoices are submitted in a timely fashion. Our business success on other programs has historically been the result of a combination of technical expertise and relationship management performed between our senior management and Government counterparts. </w:t>
      </w:r>
    </w:p>
    <w:p>
      <w:pPr>
        <w:pStyle w:val="Body Text"/>
        <w:suppressAutoHyphens w:val="1"/>
      </w:pPr>
      <w:r>
        <w:rPr>
          <w:b w:val="1"/>
          <w:bCs w:val="1"/>
          <w:rtl w:val="0"/>
          <w:lang w:val="en-US"/>
        </w:rPr>
        <w:t>Task Management</w:t>
      </w:r>
      <w:r>
        <w:rPr>
          <w:rtl w:val="0"/>
          <w:lang w:val="en-US"/>
        </w:rPr>
        <w:t>. To support effective project execution, the management team uses a common computing infrastructure and collaborative toolset, including an internal SharePoint portal, to share project planning tools, work products, action items and documents. The SharePoint PM portal establishes a consistent file structure and tracking set for each project that we refer to as the Project Book. Our clients have access to this portal, which provides visibility into task order performance and metrics associated with staffing, cost and schedule. The PM monitors workload requirements and makes adjustments when necessary. Staff assigned to support our clients are provided with clear instructions and guidance that define the work to be accomplished and measures of success. We produce thorough, accurate, and timely status reports delivered in accordance with all contract requirements. Our PM ensures the COR, Contracting Officer, and other relevant government personnel are kept abreast of progress, plans, and issues in a timely manner. We coordinate training for project personnel IAW contractual requirements, which includes maintaining certifications for a compliant Information Assurance Work Force.</w:t>
      </w:r>
    </w:p>
    <w:p>
      <w:pPr>
        <w:pStyle w:val="Body Text"/>
        <w:suppressAutoHyphens w:val="1"/>
      </w:pPr>
      <w:r>
        <w:rPr>
          <w:rtl w:val="0"/>
          <w:lang w:val="en-US"/>
        </w:rPr>
        <w:t>The on-site project manager (PM) is the principal point of contact. Tasks are controlled using Team AveningTech</w:t>
      </w:r>
      <w:r>
        <w:rPr>
          <w:rtl w:val="0"/>
          <w:lang w:val="en-US"/>
        </w:rPr>
        <w:t>’</w:t>
      </w:r>
      <w:r>
        <w:rPr>
          <w:rtl w:val="0"/>
          <w:lang w:val="en-US"/>
        </w:rPr>
        <w:t>s PMBoK-based methodology, Team AveningTech</w:t>
      </w:r>
      <w:r>
        <w:rPr>
          <w:rtl w:val="0"/>
          <w:lang w:val="en-US"/>
        </w:rPr>
        <w:t>’</w:t>
      </w:r>
      <w:r>
        <w:rPr>
          <w:rtl w:val="0"/>
          <w:lang w:val="en-US"/>
        </w:rPr>
        <w:t>s approach to project management is a hybrid, which implements our ISO-based Project Delivery Framework, consistent with Project Management Institute (PMI) best practices. The Team AveningTech project management approach is designed to provide repeatable results with proven management processes and plans covering schedule, budget, Earned Value Management (EVM), risk, resource management, change management, and communication. Our framework is compliant with CMMI Level 3 for project/task management and uses Team AveningTech</w:t>
      </w:r>
      <w:r>
        <w:rPr>
          <w:rtl w:val="0"/>
          <w:lang w:val="en-US"/>
        </w:rPr>
        <w:t>’</w:t>
      </w:r>
      <w:r>
        <w:rPr>
          <w:rtl w:val="0"/>
          <w:lang w:val="en-US"/>
        </w:rPr>
        <w:t>s standardized Project Management Plan (PMP) template, which is followed to plan, monitor and control the work, and meets the specific requirements of this task order. We integrate our delivery framework and tailor it to our client</w:t>
      </w:r>
      <w:r>
        <w:rPr>
          <w:rtl w:val="0"/>
          <w:lang w:val="en-US"/>
        </w:rPr>
        <w:t>’</w:t>
      </w:r>
      <w:r>
        <w:rPr>
          <w:rtl w:val="0"/>
          <w:lang w:val="en-US"/>
        </w:rPr>
        <w:t>s project planning requirements and existing practices to consistently deliver projects on time and within budget.</w:t>
      </w:r>
    </w:p>
    <w:p>
      <w:pPr>
        <w:pStyle w:val="Body Text"/>
        <w:suppressAutoHyphens w:val="1"/>
      </w:pPr>
    </w:p>
    <w:p>
      <w:pPr>
        <w:pStyle w:val="Body Text"/>
        <w:suppressAutoHyphens w:val="1"/>
      </w:pPr>
      <w:r>
        <w:rPr>
          <w:b w:val="1"/>
          <w:bCs w:val="1"/>
          <w:rtl w:val="0"/>
          <w:lang w:val="en-US"/>
        </w:rPr>
        <w:t>Adherence to Schedules</w:t>
      </w:r>
      <w:r>
        <w:rPr>
          <w:rtl w:val="0"/>
          <w:lang w:val="en-US"/>
        </w:rPr>
        <w:t xml:space="preserve">. Our formal, well-established project management process addresses preliminary planning through closeout to develop the overall skill mix, level of effort, specific tasks, and define the overall performance objectives. Upon award, Our PM schedules a kickoff meeting with the project team and client stakeholders to review goals, objectives, roles, responsibilities, requirements, deliverables, milestones, schedule, budget, assignment parameters, and success factors for each engagement. Based on input from this initial meeting, the PM adjusts the overall staffing plan and tailors our tools to enable the optimal labor mix for the task. Projects undergo regular Internal Program Reviews to ensure quality of services, compliance with standards and instructions, and that efforts meet or exceed all performance standards and objectives. To support effective contract and task order execution, the management team uses a common computing infrastructure and collaborative toolset, including an internal SharePoint portal, to share project planning tools, work products, action items and documents. Staff assigned to support our clients are provided with clear instructions and guidance that define the work to be accomplished and measures of success. We coordinate training for project personnel IAW contractual requirements, which includes maintaining certifications for a compliant Information Assurance Work Force. </w:t>
      </w:r>
    </w:p>
    <w:p>
      <w:pPr>
        <w:pStyle w:val="Body Text"/>
        <w:suppressAutoHyphens w:val="1"/>
      </w:pPr>
      <w:r>
        <w:rPr>
          <w:b w:val="1"/>
          <w:bCs w:val="1"/>
          <w:rtl w:val="0"/>
          <w:lang w:val="en-US"/>
        </w:rPr>
        <w:t>Documentation and Customer Notification</w:t>
      </w:r>
      <w:r>
        <w:rPr>
          <w:rtl w:val="0"/>
          <w:lang w:val="en-US"/>
        </w:rPr>
        <w:t>. On a monthly basis, and on the 15th workday of the month, our PM will provide the Contractor</w:t>
      </w:r>
      <w:r>
        <w:rPr>
          <w:rtl w:val="0"/>
          <w:lang w:val="en-US"/>
        </w:rPr>
        <w:t>’</w:t>
      </w:r>
      <w:r>
        <w:rPr>
          <w:rtl w:val="0"/>
          <w:lang w:val="en-US"/>
        </w:rPr>
        <w:t>s Progress, Status, and Management Report. Our monthly report will provide a comprehensive and thorough picture of our status. Our report will include financial tracking, narratives of the work completed by the AveningTech/BWI Team during the reporting period, a description of significant events and/or issues, and upcoming/anticipated work for the following period(s). Our report will also cover results of scheduled inspections and contractor employee status (incoming/outgoing as well as any relevant training and certification updates). We will provide updates to the Bill of Material (BOM) and all pertinent service call information. The Contractor</w:t>
      </w:r>
      <w:r>
        <w:rPr>
          <w:rtl w:val="0"/>
          <w:lang w:val="en-US"/>
        </w:rPr>
        <w:t>’</w:t>
      </w:r>
      <w:r>
        <w:rPr>
          <w:rtl w:val="0"/>
          <w:lang w:val="en-US"/>
        </w:rPr>
        <w:t>s Progress, Status, and Management Report will be comprehensive, but we will ensure that no information included in the report is a surprise to the government; our PM will ensure proactive, honest, and timely communication with the government on any and all issues (significant or insignificant) far before the official report is delivered on the 10th workday of the month. Our PM will ensure that the COR is abreast of all pertinent contractor reporting content on an ongoing basis; our monthly report will simply codify the information for official record.</w:t>
      </w:r>
    </w:p>
    <w:p>
      <w:pPr>
        <w:pStyle w:val="Body Text"/>
        <w:suppressAutoHyphens w:val="1"/>
      </w:pPr>
      <w:r>
        <w:rPr>
          <w:b w:val="1"/>
          <w:bCs w:val="1"/>
          <w:rtl w:val="0"/>
          <w:lang w:val="en-US"/>
        </w:rPr>
        <w:t>Ability to Perform Successfully</w:t>
      </w:r>
      <w:r>
        <w:rPr>
          <w:rtl w:val="0"/>
          <w:lang w:val="en-US"/>
        </w:rPr>
        <w:t>. Employing our Project Delivery Framework, Team AveningTech will ensure successful completion of milestones and deliverables for Task Orders. Team AveningTech has embraced a company-wide delivery methodology and practices continuous process improvement and the lessons learned from each Team AveningTech project are reflected in successive evolutions of the delivery framework. Our on-line project management portal will be a repository for all task order directives, draft deliverables, schedule management, and other tools to support execution of the government</w:t>
      </w:r>
      <w:r>
        <w:rPr>
          <w:rtl w:val="0"/>
          <w:lang w:val="en-US"/>
        </w:rPr>
        <w:t>’</w:t>
      </w:r>
      <w:r>
        <w:rPr>
          <w:rtl w:val="0"/>
          <w:lang w:val="en-US"/>
        </w:rPr>
        <w:t>s requirements.</w:t>
      </w:r>
    </w:p>
    <w:p>
      <w:pPr>
        <w:pStyle w:val="Heading"/>
        <w:rPr>
          <w:lang w:val="fr-FR"/>
        </w:rPr>
      </w:pPr>
      <w:bookmarkStart w:name="_Toc21" w:id="559"/>
      <w:r>
        <w:rPr>
          <w:rtl w:val="0"/>
          <w:lang w:val="fr-FR"/>
        </w:rPr>
        <w:t xml:space="preserve">3.2 Personnel Management </w:t>
      </w:r>
      <w:bookmarkEnd w:id="559"/>
    </w:p>
    <w:p>
      <w:pPr>
        <w:pStyle w:val="Body Text"/>
        <w:suppressAutoHyphens w:val="1"/>
      </w:pPr>
      <w:r>
        <w:rPr>
          <w:rtl w:val="0"/>
          <w:lang w:val="en-US"/>
        </w:rPr>
        <w:t xml:space="preserve">In order to ensure continuous operation of ONR networks, systems, and applications, we engage fully qualified, cleared and certified technical experts </w:t>
      </w:r>
      <w:r>
        <w:rPr>
          <w:rtl w:val="0"/>
          <w:lang w:val="en-US"/>
        </w:rPr>
        <w:t xml:space="preserve">— </w:t>
      </w:r>
      <w:r>
        <w:rPr>
          <w:rtl w:val="0"/>
          <w:lang w:val="en-US"/>
        </w:rPr>
        <w:t xml:space="preserve">and then we empower them so they want to be retained. AveningTech understands that personnel management requirements are distinct from process or technology requirements. We understand the criticality of ensuring the right people with the right skills are placed in the right positions. To ensure this, our Program Management staff evaluate, monitor, and encourage performance to ensure that technical team possesses the skills and experience address all aspects of the PWS. </w:t>
      </w:r>
    </w:p>
    <w:p>
      <w:pPr>
        <w:pStyle w:val="Body Text"/>
        <w:suppressAutoHyphens w:val="1"/>
      </w:pPr>
      <w:r>
        <w:rPr>
          <w:b w:val="1"/>
          <w:bCs w:val="1"/>
          <w:rtl w:val="0"/>
          <w:lang w:val="en-US"/>
        </w:rPr>
        <w:t>Approach to Turnover and Attrition</w:t>
      </w:r>
      <w:r>
        <w:rPr>
          <w:rtl w:val="0"/>
          <w:lang w:val="en-US"/>
        </w:rPr>
        <w:t>. The processes we use to identify and retain key and non-key personnel are components of our PMO standard operating procedures (SOP). AveningTech continuously performs active recruiting to identify highly qualified and experienced personnel to support customer requirements. We maintain an extensive database of qualified candidates that we pre-qualify to support emerging hiring needs, and we offer a generous employee referral program, which draws qualified, like-minded and highly skilled individuals for employment consideration.</w:t>
      </w:r>
      <w:del w:id="560" w:date="2022-05-22T22:59:53Z" w:author="Tom Termini">
        <w:r>
          <w:rPr>
            <w:rtl w:val="0"/>
            <w:lang w:val="en-US"/>
          </w:rPr>
          <w:delText xml:space="preserve">  </w:delText>
        </w:r>
      </w:del>
      <w:ins w:id="561" w:date="2022-05-22T22:59:53Z" w:author="Tom Termini">
        <w:r>
          <w:rPr>
            <w:rtl w:val="0"/>
            <w:lang w:val="en-US"/>
          </w:rPr>
          <w:t xml:space="preserve"> </w:t>
        </w:r>
      </w:ins>
      <w:r>
        <w:rPr>
          <w:rtl w:val="0"/>
          <w:lang w:val="en-US"/>
        </w:rPr>
        <w:t xml:space="preserve">AveningTech employs a structured process that we call </w:t>
      </w:r>
      <w:r>
        <w:rPr>
          <w:rtl w:val="0"/>
          <w:lang w:val="en-US"/>
        </w:rPr>
        <w:t>“</w:t>
      </w:r>
      <w:r>
        <w:rPr>
          <w:rtl w:val="0"/>
          <w:lang w:val="en-US"/>
        </w:rPr>
        <w:t>Talent Pipelining.</w:t>
      </w:r>
      <w:r>
        <w:rPr>
          <w:rtl w:val="0"/>
          <w:lang w:val="en-US"/>
        </w:rPr>
        <w:t xml:space="preserve">” </w:t>
      </w:r>
      <w:r>
        <w:rPr>
          <w:rtl w:val="0"/>
          <w:lang w:val="en-US"/>
        </w:rPr>
        <w:t>In this process, we identify prospective candidates based on our expectation of potential future requirements, often as much as a year in advance. We evaluate, often sponsor for clearances, mentor, and provide training materials to prepare them for certification testing, reimburse for test fees and pre-qualify them for specific labor categories and/or positions. In this way, we</w:t>
      </w:r>
      <w:r>
        <w:rPr>
          <w:rtl w:val="0"/>
          <w:lang w:val="en-US"/>
        </w:rPr>
        <w:t>’</w:t>
      </w:r>
      <w:r>
        <w:rPr>
          <w:rtl w:val="0"/>
          <w:lang w:val="en-US"/>
        </w:rPr>
        <w:t>re able to query our database and select candidates who are virtually ready to start work with us with an average of 2 weeks</w:t>
      </w:r>
      <w:r>
        <w:rPr>
          <w:rtl w:val="0"/>
          <w:lang w:val="en-US"/>
        </w:rPr>
        <w:t xml:space="preserve">’ </w:t>
      </w:r>
      <w:r>
        <w:rPr>
          <w:rtl w:val="0"/>
          <w:lang w:val="en-US"/>
        </w:rPr>
        <w:t xml:space="preserve">notice. </w:t>
      </w:r>
    </w:p>
    <w:p>
      <w:pPr>
        <w:pStyle w:val="Body Text"/>
        <w:suppressAutoHyphens w:val="1"/>
      </w:pPr>
      <w:r>
        <w:rPr>
          <w:b w:val="1"/>
          <w:bCs w:val="1"/>
          <w:rtl w:val="0"/>
          <w:lang w:val="en-US"/>
        </w:rPr>
        <w:t>Length of Time to Hire</w:t>
      </w:r>
      <w:r>
        <w:rPr>
          <w:rtl w:val="0"/>
          <w:lang w:val="en-US"/>
        </w:rPr>
        <w:t xml:space="preserve">. When an employee move on, and we face the need to fill a vacancy on short notice, AveningTech targets a two-week maximum for backfilling the position. Historically, we have been successful with this target, filling positions across the continental U.S., Alaska, Hawaii, and in remote locations, including Guam, Japan, and South Korea. Our Talent Pipelining process evolved because we often identify candidates with whom we would like to work but who need additional qualifications to fully meet position requirements, such as an additional certification or a security clearance. In these instances, we work with the candidate to resolve the missing qualifications and match them to a vacancy once the requirements have been fulfilled. We provide counseling on the certifications required, how they need to go about achieving the certifications, and oftentimes assist with study material and/or mentoring to help them achieve the certifications. </w:t>
      </w:r>
    </w:p>
    <w:p>
      <w:pPr>
        <w:pStyle w:val="Body Text"/>
        <w:suppressAutoHyphens w:val="1"/>
      </w:pPr>
      <w:r>
        <w:rPr>
          <w:rtl w:val="0"/>
          <w:lang w:val="en-US"/>
        </w:rPr>
        <w:t>We have the ability to complete instant background checks and our hiring managers are empowered to make immediate commitments to qualified candidates as long as compensation requests fall within pre-established ranges. We understand candidates are likely talking to other prospective employers, so when we want them on our team, we move quickly. The two-week average is driven more by a candidate</w:t>
      </w:r>
      <w:r>
        <w:rPr>
          <w:rtl w:val="0"/>
          <w:lang w:val="en-US"/>
        </w:rPr>
        <w:t>’</w:t>
      </w:r>
      <w:r>
        <w:rPr>
          <w:rtl w:val="0"/>
          <w:lang w:val="en-US"/>
        </w:rPr>
        <w:t xml:space="preserve">s need to give notice to current employers and any additional customer vetting that may be required. We respect candidates that insist on giving their current employer reasonable notice. It speaks to their professionalism, sense of responsibility, and ethics. </w:t>
      </w:r>
    </w:p>
    <w:p>
      <w:pPr>
        <w:pStyle w:val="Body Text"/>
        <w:suppressAutoHyphens w:val="1"/>
      </w:pPr>
      <w:r>
        <w:rPr>
          <w:b w:val="1"/>
          <w:bCs w:val="1"/>
          <w:rtl w:val="0"/>
          <w:lang w:val="en-US"/>
        </w:rPr>
        <w:t>Incumbent Capture</w:t>
      </w:r>
      <w:r>
        <w:rPr>
          <w:rtl w:val="0"/>
          <w:lang w:val="en-US"/>
        </w:rPr>
        <w:t>. The AveningTech/BWI Team</w:t>
      </w:r>
      <w:r>
        <w:rPr>
          <w:rtl w:val="0"/>
          <w:lang w:val="en-US"/>
        </w:rPr>
        <w:t>’</w:t>
      </w:r>
      <w:r>
        <w:rPr>
          <w:rtl w:val="0"/>
          <w:lang w:val="en-US"/>
        </w:rPr>
        <w:t>s staffing approach for this effort is based on an anticipated 90% incumbent capture. Immediately upon award, we will interview each incumbent staff member to assess each employee</w:t>
      </w:r>
      <w:r>
        <w:rPr>
          <w:rtl w:val="0"/>
          <w:lang w:val="en-US"/>
        </w:rPr>
        <w:t>’</w:t>
      </w:r>
      <w:r>
        <w:rPr>
          <w:rtl w:val="0"/>
          <w:lang w:val="en-US"/>
        </w:rPr>
        <w:t>s compliance with his or her respective position</w:t>
      </w:r>
      <w:r>
        <w:rPr>
          <w:rtl w:val="0"/>
          <w:lang w:val="en-US"/>
        </w:rPr>
        <w:t>’</w:t>
      </w:r>
      <w:r>
        <w:rPr>
          <w:rtl w:val="0"/>
          <w:lang w:val="en-US"/>
        </w:rPr>
        <w:t xml:space="preserve">s personnel qualification requirements. Each qualified, interested and available incumbent will be offered right of first refusal IAW FAR 52.222-17, Non-displacement of Qualified Workers, to capture the experience, decrease transition risk, and minimize startup training costs. Our Transition Team will coordinate with the Government to set hiring priorities. In the event incumbent staff decide not to remain on the contract or are deemed unqualified based on non-compliance with personnel qualification requirements or substandard performance, we will initiate the hiring process for replacement candidates that have been identified as part of our </w:t>
      </w:r>
      <w:r>
        <w:rPr>
          <w:rtl w:val="0"/>
          <w:lang w:val="en-US"/>
        </w:rPr>
        <w:t>“</w:t>
      </w:r>
      <w:r>
        <w:rPr>
          <w:rtl w:val="0"/>
          <w:lang w:val="en-US"/>
        </w:rPr>
        <w:t>Talent Pipeline</w:t>
      </w:r>
      <w:r>
        <w:rPr>
          <w:rtl w:val="0"/>
          <w:lang w:val="en-US"/>
        </w:rPr>
        <w:t xml:space="preserve">” </w:t>
      </w:r>
      <w:r>
        <w:rPr>
          <w:rtl w:val="0"/>
          <w:lang w:val="en-US"/>
        </w:rPr>
        <w:t>of candidates during pre-award planning.</w:t>
      </w:r>
    </w:p>
    <w:p>
      <w:pPr>
        <w:pStyle w:val="Body Text"/>
        <w:suppressAutoHyphens w:val="1"/>
      </w:pPr>
      <w:r>
        <w:rPr>
          <w:rtl w:val="0"/>
          <w:lang w:val="en-US"/>
        </w:rPr>
        <w:t>During transition, we evaluate team skills and perform an analysis to identify any skills gaps on the program, as well as to identify critical skills that rely on ONR operations or other specialized knowledge. Through our knowledge of the ONR IT Services program, and our examination of RFP documents, we determined that there are set range of specific skills required to execute the program. This plan addresses: Cross training for backup; Avoidance of single points of failure; Succession planning; and Career growth mapping that helps addresses ONR</w:t>
      </w:r>
      <w:r>
        <w:rPr>
          <w:rtl w:val="0"/>
          <w:lang w:val="en-US"/>
        </w:rPr>
        <w:t>’</w:t>
      </w:r>
      <w:r>
        <w:rPr>
          <w:rtl w:val="0"/>
          <w:lang w:val="en-US"/>
        </w:rPr>
        <w:t xml:space="preserve">s need for new skills. During initial on-boarding and throughout employment with AveningTech, supervisors and managers meet with employees to discuss career progression and advancement and develop strategies that include achievement of additional and higher-level certifications. Based on the individual needs and the development plan, we provide each individual with opportunities for professional development and growth, consisting of job shadowing, on-the-job training (OJT), mentor/mentee relationships, rotational assignments, continuing education, cross training, and pursuit of professional certifications that are of value to sustainment of ONR performance. </w:t>
      </w:r>
    </w:p>
    <w:p>
      <w:pPr>
        <w:pStyle w:val="Body Text"/>
        <w:suppressAutoHyphens w:val="1"/>
      </w:pPr>
      <w:r>
        <w:rPr>
          <w:b w:val="1"/>
          <w:bCs w:val="1"/>
          <w:rtl w:val="0"/>
          <w:lang w:val="en-US"/>
        </w:rPr>
        <w:t>Skillset Certification and Continuing Education are Only Part of Our Comprehensive Benefits</w:t>
      </w:r>
      <w:r>
        <w:rPr>
          <w:rtl w:val="0"/>
          <w:lang w:val="en-US"/>
        </w:rPr>
        <w:t xml:space="preserve">. To maximize continuity and skill level, we require our staff to stay current in applicable certifications required for their role on the ONR contract and obtain required training for their career area. Our focus in this area bolsters technical proficiency, improves retention, and leads to </w:t>
      </w:r>
      <w:bookmarkStart w:name="_PRIVIA_COMMENT_E1EF3DF6_1055_49DC_8E06_" w:id="562"/>
      <w:r>
        <w:rPr>
          <w:rtl w:val="0"/>
          <w:lang w:val="en-US"/>
        </w:rPr>
        <w:t>stable and effective performance. Through the program and individual training plans, our staff will have the required IT certifications as outlined in PWS Section</w:t>
      </w:r>
      <w:r>
        <w:rPr>
          <w:rtl w:val="0"/>
          <w:lang w:val="en-US"/>
        </w:rPr>
        <w:t> </w:t>
      </w:r>
      <w:r>
        <w:rPr>
          <w:rtl w:val="0"/>
          <w:lang w:val="en-US"/>
        </w:rPr>
        <w:t>XYZ</w:t>
      </w:r>
      <w:bookmarkEnd w:id="562"/>
      <w:r>
        <w:rPr>
          <w:rtl w:val="0"/>
          <w:lang w:val="en-US"/>
        </w:rPr>
        <w:t xml:space="preserve"> </w:t>
      </w:r>
      <w:bookmarkStart w:name="_PRIVIA_COMMENT_39E27F02_D233_4D4A_9D5A_" w:id="563"/>
      <w:r>
        <w:rPr>
          <w:rtl w:val="0"/>
          <w:lang w:val="en-US"/>
        </w:rPr>
        <w:t>Our contract staff obtain and/or maintain the technical</w:t>
      </w:r>
      <w:bookmarkEnd w:id="563"/>
      <w:r>
        <w:rPr>
          <w:rtl w:val="0"/>
          <w:lang w:val="en-US"/>
        </w:rPr>
        <w:t xml:space="preserve"> </w:t>
      </w:r>
      <w:bookmarkStart w:name="_PRIVIA_COMMENT_F68756D9_87FE_4F44_A9D9_" w:id="564"/>
      <w:r>
        <w:rPr>
          <w:rtl w:val="0"/>
          <w:lang w:val="en-US"/>
        </w:rPr>
        <w:t xml:space="preserve">and professional certifications for the functions they perform, such as </w:t>
      </w:r>
      <w:bookmarkEnd w:id="564"/>
      <w:bookmarkStart w:name="_PRIVIA_COMMENT_CDDC17CE_6238_4CE9_B718_" w:id="565"/>
      <w:r>
        <w:rPr>
          <w:rtl w:val="0"/>
          <w:lang w:val="en-US"/>
        </w:rPr>
        <w:t xml:space="preserve">list required certs here as examples.. </w:t>
      </w:r>
      <w:bookmarkEnd w:id="565"/>
    </w:p>
    <w:p>
      <w:pPr>
        <w:pStyle w:val="Body Text"/>
        <w:suppressAutoHyphens w:val="1"/>
      </w:pPr>
      <w:r>
        <w:rPr>
          <w:rtl w:val="0"/>
          <w:lang w:val="en-US"/>
        </w:rPr>
        <w:t>Managing the talent lifecycle, which consists of proactive identification, hiring, and development of high-performing personnel is essential to the successful delivery of the program. The AveningTech/Blackwatch Team brings fresh leadership, innovative ideas, and a commitment to keep our workforce trained in the latest technologies deployed within the ONR environment. To sustain and improve our technical staff, the AveningTech/Blackwatch team makes use of: Backup/succession planning to minimize the impact of vacancies or absences; Career development and technical training to keep skills in line with ONR requirements; Skill upgrades based on evolving ONR technologies, such as Cloud, wireless communication, and active aperture engineering; Innovative processes and techniques, such as Agile and DevOps; and Competitive pay and benefits relative to the marketplace and skill demands.</w:t>
      </w:r>
    </w:p>
    <w:p>
      <w:pPr>
        <w:pStyle w:val="Body Text"/>
        <w:suppressAutoHyphens w:val="1"/>
      </w:pPr>
      <w:r>
        <w:rPr>
          <w:rtl w:val="0"/>
          <w:lang w:val="en-US"/>
        </w:rPr>
        <w:t>Training is scheduled so as not to interfere with work performance or deadlines so that ONR can continue to meet their mission critical goals. Any training that requires an employee to be absent during normal work hours is scheduled and approved in advance with ONR. The PM provides a summary of the planned training, how it benefits contract performance, and the steps to be taken to make certain that the activities performed by the employee are fully supported in their absence.</w:t>
      </w:r>
    </w:p>
    <w:p>
      <w:pPr>
        <w:pStyle w:val="Body Text"/>
        <w:suppressAutoHyphens w:val="1"/>
      </w:pPr>
      <w:r>
        <w:rPr>
          <w:b w:val="1"/>
          <w:bCs w:val="1"/>
          <w:rtl w:val="0"/>
          <w:lang w:val="en-US"/>
        </w:rPr>
        <w:t>IA Work Force Certification</w:t>
      </w:r>
      <w:r>
        <w:rPr>
          <w:rtl w:val="0"/>
          <w:lang w:val="en-US"/>
        </w:rPr>
        <w:t>. 100% of AveningTech technical staff members meet or exceed the qualifications required by their specific position on each of our contract efforts. Many of our employees are actively pursuing advanced certifications in preparation for consideration for promotion or transition into other positions. AveningTech currently employs over 80 full-time technical staff, all of whom possess current IAT/IAM certifications including A+, Network+, Security+, CASP, CISM and CISSP. In addition, many of our employees hold technical and process certifications, including MCSE, MCSA, MTA, MCITP, CCNA, CCNP, CCDP, VCP, ITIL, PMP and Lean Six Sigma. In all cases, current certifications are required by contract, and our corporate administrator maintains a database and tracking tool and provides reminders to employees whose certifications are within 90, 60 and 30 days of expiration. We reimburse costs associated with certification renewal, continuing education (CE), and pursuit of new certifications.</w:t>
      </w:r>
    </w:p>
    <w:p>
      <w:pPr>
        <w:pStyle w:val="Body Text"/>
        <w:suppressAutoHyphens w:val="1"/>
      </w:pPr>
      <w:r>
        <w:rPr>
          <w:rtl w:val="0"/>
          <w:lang w:val="en-US"/>
        </w:rPr>
        <w:t>Another benefit of AveningTech</w:t>
      </w:r>
      <w:r>
        <w:rPr>
          <w:rtl w:val="0"/>
          <w:lang w:val="en-US"/>
        </w:rPr>
        <w:t>’</w:t>
      </w:r>
      <w:r>
        <w:rPr>
          <w:rtl w:val="0"/>
          <w:lang w:val="en-US"/>
        </w:rPr>
        <w:t xml:space="preserve">s history of providing technical support to various Government agencies is our proven ability to properly vet candidates for proficiency, personality, so as to make a </w:t>
      </w:r>
      <w:r>
        <w:rPr>
          <w:rtl w:val="0"/>
          <w:lang w:val="en-US"/>
        </w:rPr>
        <w:t>“</w:t>
      </w:r>
      <w:r>
        <w:rPr>
          <w:rtl w:val="0"/>
          <w:lang w:val="en-US"/>
        </w:rPr>
        <w:t>best fit</w:t>
      </w:r>
      <w:r>
        <w:rPr>
          <w:rtl w:val="0"/>
          <w:lang w:val="en-US"/>
        </w:rPr>
        <w:t xml:space="preserve">” </w:t>
      </w:r>
      <w:r>
        <w:rPr>
          <w:rtl w:val="0"/>
          <w:lang w:val="en-US"/>
        </w:rPr>
        <w:t xml:space="preserve">for the organization. Our hiring managers, who have decades of combined experience with customer support, from the line worker level through the senior executive manager level, understand </w:t>
      </w:r>
      <w:r>
        <w:rPr>
          <w:rtl w:val="0"/>
          <w:lang w:val="en-US"/>
        </w:rPr>
        <w:t>“</w:t>
      </w:r>
      <w:r>
        <w:rPr>
          <w:rtl w:val="0"/>
          <w:lang w:val="en-US"/>
        </w:rPr>
        <w:t>what right looks like</w:t>
      </w:r>
      <w:r>
        <w:rPr>
          <w:rtl w:val="0"/>
          <w:lang w:val="en-US"/>
        </w:rPr>
        <w:t xml:space="preserve">” </w:t>
      </w:r>
      <w:r>
        <w:rPr>
          <w:rtl w:val="0"/>
          <w:lang w:val="en-US"/>
        </w:rPr>
        <w:t>when discussing job duties and performance expectations with prospective employees. Our interviews include standard questions related to common functional administrative processes, as well as scenario-based questions that test each interviewee</w:t>
      </w:r>
      <w:r>
        <w:rPr>
          <w:rtl w:val="0"/>
          <w:lang w:val="en-US"/>
        </w:rPr>
        <w:t>’</w:t>
      </w:r>
      <w:r>
        <w:rPr>
          <w:rtl w:val="0"/>
          <w:lang w:val="en-US"/>
        </w:rPr>
        <w:t xml:space="preserve">s knowledge of the discipline as well as their ability to think quickly in a high-pressure situation. Our candidate database enables us to maintain relationships with individuals over months </w:t>
      </w:r>
      <w:r>
        <w:rPr>
          <w:rtl w:val="0"/>
          <w:lang w:val="en-US"/>
        </w:rPr>
        <w:t xml:space="preserve">— </w:t>
      </w:r>
      <w:r>
        <w:rPr>
          <w:rtl w:val="0"/>
          <w:lang w:val="en-US"/>
        </w:rPr>
        <w:t xml:space="preserve">and sometimes years </w:t>
      </w:r>
      <w:r>
        <w:rPr>
          <w:rtl w:val="0"/>
          <w:lang w:val="en-US"/>
        </w:rPr>
        <w:t xml:space="preserve">— </w:t>
      </w:r>
      <w:r>
        <w:rPr>
          <w:rtl w:val="0"/>
          <w:lang w:val="en-US"/>
        </w:rPr>
        <w:t xml:space="preserve">in cases where the candidate availability is not immediate or there is a long-lead requirement for support. </w:t>
      </w:r>
    </w:p>
    <w:p>
      <w:pPr>
        <w:pStyle w:val="Body Text"/>
        <w:suppressAutoHyphens w:val="1"/>
      </w:pPr>
      <w:r>
        <w:rPr>
          <w:rtl w:val="0"/>
          <w:lang w:val="en-US"/>
        </w:rPr>
        <w:t xml:space="preserve">AveningTech offers our employees competitive compensation packages, providing our employees paid time off of up to three weeks of vacation and 10 paid Federal holidays; medical, dental, vision, short- and long-term disability, life insurance, flexible spending, and retirement benefits that are commensurate with those provided by Fortune 500 companies. Our growth and stability can be attributed in part to our ability to attract and retain highly skilled and cleared technical experts, which we continue to do on support services including those for PACAF C5ISRO and the Next Generation Enterprise Network (NGEN), a major Navy IT contract. We are viewed by our prime contractors and the on-site customers as a low-risk contractor due to our success with identifying and retaining highly skilled personnel for difficult to fill positions, and recently learned that among their other subcontractors, AveningTech has the highest employee retention rate on both of these programs. </w:t>
      </w:r>
    </w:p>
    <w:p>
      <w:pPr>
        <w:pStyle w:val="Heading"/>
      </w:pPr>
      <w:bookmarkStart w:name="_Toc22" w:id="566"/>
      <w:r>
        <w:rPr>
          <w:rFonts w:cs="Arial Unicode MS" w:eastAsia="Arial Unicode MS"/>
          <w:rtl w:val="0"/>
        </w:rPr>
        <w:t xml:space="preserve">3.3 Financial Management </w:t>
      </w:r>
      <w:bookmarkEnd w:id="566"/>
    </w:p>
    <w:p>
      <w:pPr>
        <w:pStyle w:val="Body Text"/>
        <w:suppressAutoHyphens w:val="1"/>
      </w:pPr>
      <w:r>
        <w:rPr>
          <w:rtl w:val="0"/>
          <w:lang w:val="en-US"/>
        </w:rPr>
        <w:t>AveningTech</w:t>
      </w:r>
      <w:r>
        <w:rPr>
          <w:rtl w:val="0"/>
          <w:lang w:val="en-US"/>
        </w:rPr>
        <w:t>’</w:t>
      </w:r>
      <w:r>
        <w:rPr>
          <w:rtl w:val="0"/>
          <w:lang w:val="en-US"/>
        </w:rPr>
        <w:t xml:space="preserve">s approach to financial management starts with clear, consistent and enforced policy in our company Accounting Manual and addendums: 01-01 Billing Policy, 01-02 Direct Cost Policy, 01-03 Indirect Cost Policy, 01-04 Unallowable Cost Policy, and 01-05 Record Retention Policy. These policies are founded on GAAP and provide detailed guidance in accordance with FAR Part 30, Cost Accounting Standards. Our accounting system, Intuit QuickBooks augmented with ICAT, a DCAA compliant cost accounting and reporting module allows us to accurately track and direct and indirect costs segregated by project and contract, including down to WBS elements if required. This enables Accurate, Clear, and Timely Invoicing. Employees are required to record all project time on a daily basis. Time cards are submitted and all project time is uploaded into the accounting system on a weekly basis. </w:t>
      </w:r>
    </w:p>
    <w:p>
      <w:pPr>
        <w:pStyle w:val="Body Text"/>
        <w:suppressAutoHyphens w:val="1"/>
      </w:pPr>
      <w:r>
        <w:rPr>
          <w:rtl w:val="0"/>
          <w:lang w:val="en-US"/>
        </w:rPr>
        <w:t xml:space="preserve">All direct project costs and indirect costs are collected and totaled monthly and reviewed by the project PM and company management before costs are invoiced in accordance with contract requirements. This benefits the government through Cost Containment and Accurate Forecasting. In addition to the standard accounting procedures, our Program Management process includes development of project Cost Schedule Control Plans (CSCP), which provides the foundation for cost containment and forecasting. Our accounting staff </w:t>
      </w:r>
      <w:r>
        <w:rPr>
          <w:rtl w:val="0"/>
          <w:lang w:val="en-US"/>
        </w:rPr>
        <w:t xml:space="preserve">— </w:t>
      </w:r>
      <w:r>
        <w:rPr>
          <w:rtl w:val="0"/>
          <w:lang w:val="en-US"/>
        </w:rPr>
        <w:t>the CFO and accounting assistant, are both trained in Wide Area Workflow and ensure that accurate invoices are submitted via the system as required by the contract, so that AveningTech can supply Trend Analysis and regular Frequency of Reporting.</w:t>
      </w:r>
    </w:p>
    <w:p>
      <w:pPr>
        <w:pStyle w:val="Body Text"/>
        <w:suppressAutoHyphens w:val="1"/>
      </w:pPr>
      <w:r>
        <w:rPr>
          <w:rtl w:val="0"/>
          <w:lang w:val="en-US"/>
        </w:rPr>
        <w:t xml:space="preserve">The CSCP is developed immediately on contract award and represents a detailed, time-phased spend plan for the entire contract performance period. Every resource </w:t>
      </w:r>
      <w:r>
        <w:rPr>
          <w:rtl w:val="0"/>
          <w:lang w:val="en-US"/>
        </w:rPr>
        <w:t xml:space="preserve">— </w:t>
      </w:r>
      <w:r>
        <w:rPr>
          <w:rtl w:val="0"/>
          <w:lang w:val="en-US"/>
        </w:rPr>
        <w:t>labor hours by individual, subcontractor time, known travel, other direct costs and materials are included in the plan. Holidays and estimated vacation time are also planned. The CSCP starts with the project baseline at kickoff and is updated throughout performance at the close of every two-week pay period so Actual Cost of Work Performed can be compared to the baseline Budgeted Cost of Work Performed and variances calculated. Estimates at Completion are compared to Budgeted at Completion and variances are analyzed to determine if they represent a trend that must be remediated to return to budget estimates or if the project Budgeted at Completion must be adjusted (re-baseline the project).</w:t>
      </w:r>
    </w:p>
    <w:p>
      <w:pPr>
        <w:pStyle w:val="Heading"/>
      </w:pPr>
      <w:bookmarkStart w:name="_Toc23" w:id="567"/>
      <w:r>
        <w:rPr>
          <w:rFonts w:cs="Arial Unicode MS" w:eastAsia="Arial Unicode MS"/>
          <w:rtl w:val="0"/>
        </w:rPr>
        <w:t xml:space="preserve">3.4 Distribution of Tasks Among Team </w:t>
      </w:r>
      <w:r>
        <w:br w:type="textWrapping"/>
      </w:r>
      <w:commentRangeStart w:id="568"/>
      <w:bookmarkEnd w:id="567"/>
    </w:p>
    <w:p>
      <w:pPr>
        <w:pStyle w:val="Body Text"/>
        <w:suppressAutoHyphens w:val="1"/>
      </w:pPr>
      <w:r>
        <w:rPr>
          <w:rtl w:val="0"/>
          <w:lang w:val="en-US"/>
        </w:rPr>
        <w:t>Placeholder for matrix showing distribution of tasking</w:t>
      </w:r>
      <w:commentRangeEnd w:id="568"/>
      <w:r>
        <w:commentReference w:id="568"/>
      </w:r>
      <w:r>
        <w:rPr>
          <w:rtl w:val="0"/>
          <w:lang w:val="en-US"/>
        </w:rPr>
        <w:t>. Perhaps reference notation under each task that shows work distribution?</w:t>
      </w:r>
    </w:p>
    <w:p>
      <w:pPr>
        <w:pStyle w:val="Heading"/>
      </w:pPr>
      <w:bookmarkStart w:name="_Toc24" w:id="569"/>
      <w:r>
        <w:rPr>
          <w:rFonts w:cs="Arial Unicode MS" w:eastAsia="Arial Unicode MS"/>
          <w:rtl w:val="0"/>
        </w:rPr>
        <w:t xml:space="preserve">3.5 Continuation of Essential Services </w:t>
      </w:r>
      <w:bookmarkEnd w:id="569"/>
    </w:p>
    <w:p>
      <w:pPr>
        <w:pStyle w:val="Body Text"/>
        <w:suppressAutoHyphens w:val="1"/>
      </w:pPr>
      <w:r>
        <w:rPr>
          <w:rtl w:val="0"/>
          <w:lang w:val="en-US"/>
        </w:rPr>
        <w:t xml:space="preserve">AveningTech recognizes the challenges that may be faced in providing essential service during crises that may limit access to normal work locations and resources. Weather, disease pandemics, terrorist operations, natural disasters, attacks from nation states </w:t>
      </w:r>
      <w:r>
        <w:rPr>
          <w:rtl w:val="0"/>
          <w:lang w:val="en-US"/>
        </w:rPr>
        <w:t xml:space="preserve">— </w:t>
      </w:r>
      <w:r>
        <w:rPr>
          <w:rtl w:val="0"/>
          <w:lang w:val="en-US"/>
        </w:rPr>
        <w:t>both cyber and kinetic, and other unforeseen circumstances can seriously impede or halt normal operations in the absence of planned mitigation for such events. AveningTech will coordinate with the Government to understand and/or develop options for offsite work or work in alternate Government COOP sites.</w:t>
      </w:r>
      <w:del w:id="570" w:date="2022-05-22T22:44:50Z" w:author="Tom Termini">
        <w:r>
          <w:rPr>
            <w:rtl w:val="0"/>
            <w:lang w:val="en-US"/>
          </w:rPr>
          <w:delText xml:space="preserve">   </w:delText>
        </w:r>
      </w:del>
      <w:ins w:id="571" w:date="2022-05-22T22:44:50Z" w:author="Tom Termini">
        <w:r>
          <w:rPr>
            <w:rtl w:val="0"/>
            <w:lang w:val="en-US"/>
          </w:rPr>
          <w:t xml:space="preserve"> </w:t>
        </w:r>
      </w:ins>
      <w:r>
        <w:rPr>
          <w:rtl w:val="0"/>
          <w:lang w:val="en-US"/>
        </w:rPr>
        <w:t>If COOP sites or work from home options have already been developed, this mitigation approach can be implemented within hours.</w:t>
      </w:r>
      <w:del w:id="572" w:date="2022-05-22T22:44:50Z" w:author="Tom Termini">
        <w:r>
          <w:rPr>
            <w:rtl w:val="0"/>
            <w:lang w:val="en-US"/>
          </w:rPr>
          <w:delText xml:space="preserve">   </w:delText>
        </w:r>
      </w:del>
      <w:ins w:id="573" w:date="2022-05-22T22:44:50Z" w:author="Tom Termini">
        <w:r>
          <w:rPr>
            <w:rtl w:val="0"/>
            <w:lang w:val="en-US"/>
          </w:rPr>
          <w:t xml:space="preserve"> </w:t>
        </w:r>
      </w:ins>
      <w:r>
        <w:rPr>
          <w:rtl w:val="0"/>
          <w:lang w:val="en-US"/>
        </w:rPr>
        <w:t>The AveningTech/BWI team has a large, cleared population of technical employees in the northern Virginia region that may be reassigned temporarily in the time of crisis to continue essential operations if our employees assigned to ONR are incapacitated or otherwise unable to carry out their normal tasking.</w:t>
      </w:r>
      <w:del w:id="574" w:date="2022-05-22T22:44:50Z" w:author="Tom Termini">
        <w:r>
          <w:rPr>
            <w:rtl w:val="0"/>
            <w:lang w:val="en-US"/>
          </w:rPr>
          <w:delText xml:space="preserve">   </w:delText>
        </w:r>
      </w:del>
      <w:ins w:id="575" w:date="2022-05-22T22:44:50Z" w:author="Tom Termini">
        <w:r>
          <w:rPr>
            <w:rtl w:val="0"/>
            <w:lang w:val="en-US"/>
          </w:rPr>
          <w:t xml:space="preserve"> </w:t>
        </w:r>
      </w:ins>
      <w:r>
        <w:rPr>
          <w:rtl w:val="0"/>
          <w:lang w:val="en-US"/>
        </w:rPr>
        <w:t>Coordinating with the Government for required security access, these employees may be available within 24 hours</w:t>
      </w:r>
      <w:r>
        <w:rPr>
          <w:rtl w:val="0"/>
          <w:lang w:val="en-US"/>
        </w:rPr>
        <w:t xml:space="preserve">’ </w:t>
      </w:r>
      <w:r>
        <w:rPr>
          <w:rtl w:val="0"/>
          <w:lang w:val="en-US"/>
        </w:rPr>
        <w:t>notice in a crisis. We can place available candidates on the job within hours to days depending on the flexibility of the candidate to start work. AveningTech maintains recall rosters for all of our personnel. We are a small, agile company and can be in telephone, email, or SMS contact with essential personnel immediately to develop a crisis mitigation and response plan.</w:t>
      </w:r>
    </w:p>
    <w:p>
      <w:pPr>
        <w:pStyle w:val="Body Text"/>
        <w:suppressAutoHyphens w:val="1"/>
      </w:pPr>
      <w:r>
        <w:rPr>
          <w:rtl w:val="0"/>
          <w:lang w:val="en-US"/>
        </w:rPr>
        <w:t xml:space="preserve">An important consideration in </w:t>
      </w:r>
      <w:r>
        <w:rPr>
          <w:b w:val="1"/>
          <w:bCs w:val="1"/>
          <w:i w:val="1"/>
          <w:iCs w:val="1"/>
          <w:rtl w:val="0"/>
          <w:lang w:val="en-US"/>
        </w:rPr>
        <w:t>Continuation of Essential Services</w:t>
      </w:r>
      <w:r>
        <w:rPr>
          <w:rtl w:val="0"/>
          <w:lang w:val="en-US"/>
        </w:rPr>
        <w:t xml:space="preserve"> is implementing a COOP that is coordinated with the Government. The AveningTech plan includes system backups, alternate facility identification and preparation </w:t>
      </w:r>
      <w:r>
        <w:rPr>
          <w:rtl w:val="0"/>
          <w:lang w:val="en-US"/>
        </w:rPr>
        <w:t xml:space="preserve">— </w:t>
      </w:r>
      <w:r>
        <w:rPr>
          <w:rtl w:val="0"/>
          <w:lang w:val="en-US"/>
        </w:rPr>
        <w:t xml:space="preserve">before a crisis erupts, we put in place fail over systems and a work from home plan for essential personnel. Work from home infrastructure and processes must be in place and exercised/rehearsed before a crisis is confronted. VPN/s/secure access and trusted equipment must be available and checked out to key personnel before a crisis and wireless access must be part of the consideration. It must be understood that even with alternate facility identification, it may not be possible for employees to travel to an alternate facility in a crisis. Considering a work-from-home crisis alternative as an adjunct to alternate facility identification provides in-depth defense and even tactical dispersion of personnel to continue essential services. </w:t>
      </w:r>
    </w:p>
    <w:p>
      <w:pPr>
        <w:pStyle w:val="Body Text"/>
        <w:suppressAutoHyphens w:val="1"/>
      </w:pPr>
      <w:r>
        <w:rPr>
          <w:rtl w:val="0"/>
          <w:lang w:val="en-US"/>
        </w:rPr>
        <w:t xml:space="preserve">Our (draft) Mission-Essential Contractor Services Plan is provided as Attachment XX. </w:t>
      </w:r>
    </w:p>
    <w:p>
      <w:pPr>
        <w:pStyle w:val="Body"/>
        <w:spacing w:after="160" w:line="259" w:lineRule="auto"/>
      </w:pPr>
      <w:r>
        <w:rPr>
          <w:rFonts w:ascii="Arial Unicode MS" w:cs="Arial Unicode MS" w:hAnsi="Arial Unicode MS" w:eastAsia="Arial Unicode MS"/>
          <w:b w:val="0"/>
          <w:bCs w:val="0"/>
          <w:i w:val="0"/>
          <w:iCs w:val="0"/>
        </w:rPr>
        <w:br w:type="page"/>
      </w:r>
    </w:p>
    <w:p>
      <w:pPr>
        <w:pStyle w:val="Body Text"/>
        <w:jc w:val="center"/>
        <w:rPr>
          <w:b w:val="0"/>
          <w:bCs w:val="0"/>
          <w:sz w:val="36"/>
          <w:szCs w:val="36"/>
        </w:rPr>
      </w:pPr>
    </w:p>
    <w:p>
      <w:pPr>
        <w:pStyle w:val="Body Text"/>
        <w:jc w:val="center"/>
        <w:rPr>
          <w:b w:val="1"/>
          <w:bCs w:val="1"/>
          <w:sz w:val="36"/>
          <w:szCs w:val="36"/>
        </w:rPr>
      </w:pPr>
      <w:r>
        <w:rPr>
          <w:b w:val="1"/>
          <w:bCs w:val="1"/>
          <w:sz w:val="36"/>
          <w:szCs w:val="36"/>
          <w:rtl w:val="0"/>
          <w:lang w:val="en-US"/>
        </w:rPr>
        <w:t>Attachment XX</w:t>
      </w:r>
    </w:p>
    <w:p>
      <w:pPr>
        <w:pStyle w:val="Body"/>
        <w:spacing w:before="241"/>
        <w:ind w:right="1358" w:firstLine="720"/>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Mission-Essential</w:t>
      </w:r>
      <w:r>
        <w:rPr>
          <w:rFonts w:ascii="Times New Roman" w:hAnsi="Times New Roman"/>
          <w:b w:val="1"/>
          <w:bCs w:val="1"/>
          <w:spacing w:val="-5"/>
          <w:sz w:val="36"/>
          <w:szCs w:val="36"/>
          <w:rtl w:val="0"/>
        </w:rPr>
        <w:t xml:space="preserve"> </w:t>
      </w:r>
      <w:r>
        <w:rPr>
          <w:rFonts w:ascii="Times New Roman" w:hAnsi="Times New Roman"/>
          <w:b w:val="1"/>
          <w:bCs w:val="1"/>
          <w:sz w:val="36"/>
          <w:szCs w:val="36"/>
          <w:rtl w:val="0"/>
        </w:rPr>
        <w:t>Contractor</w:t>
      </w:r>
      <w:r>
        <w:rPr>
          <w:rFonts w:ascii="Times New Roman" w:hAnsi="Times New Roman"/>
          <w:b w:val="1"/>
          <w:bCs w:val="1"/>
          <w:spacing w:val="-7"/>
          <w:sz w:val="36"/>
          <w:szCs w:val="36"/>
          <w:rtl w:val="0"/>
        </w:rPr>
        <w:t xml:space="preserve"> </w:t>
      </w:r>
      <w:r>
        <w:rPr>
          <w:rFonts w:ascii="Times New Roman" w:hAnsi="Times New Roman"/>
          <w:b w:val="1"/>
          <w:bCs w:val="1"/>
          <w:sz w:val="36"/>
          <w:szCs w:val="36"/>
          <w:rtl w:val="0"/>
          <w:lang w:val="en-US"/>
        </w:rPr>
        <w:t>Services</w:t>
      </w:r>
      <w:r>
        <w:rPr>
          <w:rFonts w:ascii="Times New Roman" w:hAnsi="Times New Roman"/>
          <w:b w:val="1"/>
          <w:bCs w:val="1"/>
          <w:spacing w:val="-6"/>
          <w:sz w:val="36"/>
          <w:szCs w:val="36"/>
          <w:rtl w:val="0"/>
        </w:rPr>
        <w:t xml:space="preserve"> </w:t>
      </w:r>
      <w:r>
        <w:rPr>
          <w:rFonts w:ascii="Times New Roman" w:hAnsi="Times New Roman"/>
          <w:b w:val="1"/>
          <w:bCs w:val="1"/>
          <w:sz w:val="36"/>
          <w:szCs w:val="36"/>
          <w:rtl w:val="0"/>
        </w:rPr>
        <w:t>Plan</w:t>
      </w:r>
    </w:p>
    <w:p>
      <w:pPr>
        <w:pStyle w:val="Body Text"/>
        <w:spacing w:before="4"/>
        <w:rPr>
          <w:b w:val="0"/>
          <w:bCs w:val="0"/>
          <w:sz w:val="28"/>
          <w:szCs w:val="28"/>
        </w:rPr>
      </w:pPr>
    </w:p>
    <w:p>
      <w:pPr>
        <w:pStyle w:val="Body"/>
        <w:spacing w:before="88"/>
        <w:ind w:left="1357" w:right="1357" w:firstLine="0"/>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rPr>
        <w:t>For</w:t>
      </w:r>
    </w:p>
    <w:p>
      <w:pPr>
        <w:pStyle w:val="Body"/>
        <w:spacing w:before="88"/>
        <w:ind w:left="1357" w:right="1357" w:firstLine="0"/>
        <w:jc w:val="center"/>
        <w:rPr>
          <w:rFonts w:ascii="Times New Roman" w:cs="Times New Roman" w:hAnsi="Times New Roman" w:eastAsia="Times New Roman"/>
          <w:b w:val="0"/>
          <w:bCs w:val="0"/>
          <w:sz w:val="36"/>
          <w:szCs w:val="36"/>
        </w:rPr>
      </w:pPr>
    </w:p>
    <w:p>
      <w:pPr>
        <w:pStyle w:val="Body"/>
        <w:spacing w:before="88"/>
        <w:ind w:left="1357" w:right="1357" w:firstLine="0"/>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ONR IT Support Services</w:t>
      </w:r>
    </w:p>
    <w:p>
      <w:pPr>
        <w:pStyle w:val="Body"/>
        <w:spacing w:before="241"/>
        <w:ind w:left="1357" w:right="1358" w:firstLine="0"/>
        <w:jc w:val="center"/>
        <w:rPr>
          <w:rFonts w:ascii="Times New Roman" w:cs="Times New Roman" w:hAnsi="Times New Roman" w:eastAsia="Times New Roman"/>
          <w:b w:val="0"/>
          <w:bCs w:val="0"/>
          <w:sz w:val="36"/>
          <w:szCs w:val="36"/>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rPr>
          <w:b w:val="0"/>
          <w:bCs w:val="0"/>
          <w:sz w:val="20"/>
          <w:szCs w:val="20"/>
        </w:rPr>
      </w:pPr>
    </w:p>
    <w:p>
      <w:pPr>
        <w:pStyle w:val="Body Text"/>
        <w:spacing w:before="4"/>
        <w:rPr>
          <w:b w:val="0"/>
          <w:bCs w:val="0"/>
          <w:sz w:val="16"/>
          <w:szCs w:val="16"/>
        </w:rPr>
      </w:pPr>
    </w:p>
    <w:p>
      <w:pPr>
        <w:pStyle w:val="Heading"/>
        <w:spacing w:before="92"/>
        <w:ind w:left="4571" w:right="3082" w:hanging="1474"/>
        <w:jc w:val="center"/>
      </w:pPr>
      <w:bookmarkStart w:name="_Toc25" w:id="576"/>
      <w:r>
        <w:rPr>
          <w:rtl w:val="0"/>
          <w:lang w:val="en-US"/>
        </w:rPr>
        <w:t>May 2022</w:t>
      </w:r>
      <w:bookmarkEnd w:id="576"/>
    </w:p>
    <w:p>
      <w:pPr>
        <w:pStyle w:val="Body"/>
        <w:sectPr>
          <w:headerReference w:type="default" r:id="rId12"/>
          <w:pgSz w:w="12240" w:h="15840" w:orient="portrait"/>
          <w:pgMar w:top="1340" w:right="1040" w:bottom="980" w:left="1040" w:header="720" w:footer="720"/>
          <w:pgNumType w:start="1"/>
          <w:bidi w:val="0"/>
        </w:sectPr>
      </w:pPr>
    </w:p>
    <w:p>
      <w:pPr>
        <w:pStyle w:val="Body Text"/>
        <w:spacing w:before="8"/>
        <w:rPr>
          <w:b w:val="0"/>
          <w:bCs w:val="0"/>
          <w:sz w:val="22"/>
          <w:szCs w:val="22"/>
        </w:rPr>
      </w:pPr>
    </w:p>
    <w:p>
      <w:pPr>
        <w:pStyle w:val="List Paragraph"/>
        <w:widowControl w:val="0"/>
        <w:numPr>
          <w:ilvl w:val="0"/>
          <w:numId w:val="12"/>
        </w:numPr>
        <w:bidi w:val="0"/>
        <w:spacing w:before="90" w:after="0" w:line="240" w:lineRule="auto"/>
        <w:ind w:right="443"/>
        <w:jc w:val="left"/>
        <w:rPr>
          <w:rFonts w:ascii="Times New Roman" w:hAnsi="Times New Roman"/>
          <w:sz w:val="24"/>
          <w:szCs w:val="24"/>
          <w:rtl w:val="0"/>
          <w:lang w:val="en-US"/>
        </w:rPr>
      </w:pPr>
      <w:r>
        <w:rPr>
          <w:rFonts w:ascii="Times New Roman" w:hAnsi="Times New Roman"/>
          <w:b w:val="1"/>
          <w:bCs w:val="1"/>
          <w:sz w:val="24"/>
          <w:szCs w:val="24"/>
          <w:u w:val="single"/>
          <w:rtl w:val="0"/>
          <w:lang w:val="en-US"/>
        </w:rPr>
        <w:t>INTRODUCTION.</w:t>
      </w:r>
      <w:r>
        <w:rPr>
          <w:rFonts w:ascii="Times New Roman" w:hAnsi="Times New Roman"/>
          <w:b w:val="1"/>
          <w:bCs w:val="1"/>
          <w:spacing w:val="1"/>
          <w:sz w:val="24"/>
          <w:szCs w:val="24"/>
          <w:rtl w:val="0"/>
          <w:lang w:val="en-US"/>
        </w:rPr>
        <w:t xml:space="preserve"> </w:t>
      </w:r>
      <w:r>
        <w:rPr>
          <w:rFonts w:ascii="Times New Roman" w:hAnsi="Times New Roman"/>
          <w:sz w:val="24"/>
          <w:szCs w:val="24"/>
          <w:rtl w:val="0"/>
          <w:lang w:val="en-US"/>
        </w:rPr>
        <w:t>This Mission-Essential Contractor Services Plan has been developed in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 xml:space="preserve">accordance with DFARS Clause 252.237-7023 </w:t>
      </w:r>
      <w:r>
        <w:rPr>
          <w:rFonts w:ascii="Times New Roman" w:hAnsi="Times New Roman" w:hint="default"/>
          <w:sz w:val="24"/>
          <w:szCs w:val="24"/>
          <w:rtl w:val="0"/>
          <w:lang w:val="en-US"/>
        </w:rPr>
        <w:t xml:space="preserve">– </w:t>
      </w:r>
      <w:r>
        <w:rPr>
          <w:rFonts w:ascii="Times New Roman" w:hAnsi="Times New Roman"/>
          <w:sz w:val="24"/>
          <w:szCs w:val="24"/>
          <w:rtl w:val="0"/>
          <w:lang w:val="en-US"/>
        </w:rPr>
        <w:t>Continuation of Essential Contractor Services.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It addresses how [Insert Name of Contractor] will continue providing the mission-essential</w:t>
      </w:r>
      <w:r>
        <w:rPr>
          <w:rFonts w:ascii="Times New Roman" w:hAnsi="Times New Roman"/>
          <w:spacing w:val="1"/>
          <w:sz w:val="24"/>
          <w:szCs w:val="24"/>
          <w:rtl w:val="0"/>
          <w:lang w:val="en-US"/>
        </w:rPr>
        <w:t xml:space="preserve"> </w:t>
      </w:r>
      <w:r>
        <w:rPr>
          <w:rFonts w:ascii="Times New Roman" w:hAnsi="Times New Roman"/>
          <w:sz w:val="24"/>
          <w:szCs w:val="24"/>
          <w:rtl w:val="0"/>
          <w:lang w:val="en-US"/>
        </w:rPr>
        <w:t>IT Support Services</w:t>
      </w:r>
      <w:r>
        <w:rPr>
          <w:rFonts w:ascii="Times New Roman" w:hAnsi="Times New Roman"/>
          <w:b w:val="1"/>
          <w:bCs w:val="1"/>
          <w:sz w:val="24"/>
          <w:szCs w:val="24"/>
          <w:rtl w:val="0"/>
          <w:lang w:val="en-US"/>
        </w:rPr>
        <w:t xml:space="preserve"> </w:t>
      </w:r>
      <w:r>
        <w:rPr>
          <w:rFonts w:ascii="Times New Roman" w:hAnsi="Times New Roman"/>
          <w:sz w:val="24"/>
          <w:szCs w:val="24"/>
          <w:rtl w:val="0"/>
          <w:lang w:val="en-US"/>
        </w:rPr>
        <w:t>as identified in the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solicitation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during</w:t>
      </w:r>
      <w:r>
        <w:rPr>
          <w:rFonts w:ascii="Times New Roman" w:hAnsi="Times New Roman"/>
          <w:spacing w:val="-4"/>
          <w:sz w:val="24"/>
          <w:szCs w:val="24"/>
          <w:rtl w:val="0"/>
          <w:lang w:val="en-US"/>
        </w:rPr>
        <w:t xml:space="preserve"> </w:t>
      </w:r>
      <w:r>
        <w:rPr>
          <w:rFonts w:ascii="Times New Roman" w:hAnsi="Times New Roman"/>
          <w:sz w:val="24"/>
          <w:szCs w:val="24"/>
          <w:rtl w:val="0"/>
          <w:lang w:val="en-US"/>
        </w:rPr>
        <w:t>periods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of</w:t>
      </w:r>
      <w:r>
        <w:rPr>
          <w:rFonts w:ascii="Times New Roman" w:hAnsi="Times New Roman"/>
          <w:spacing w:val="-2"/>
          <w:sz w:val="24"/>
          <w:szCs w:val="24"/>
          <w:rtl w:val="0"/>
          <w:lang w:val="en-US"/>
        </w:rPr>
        <w:t xml:space="preserve"> </w:t>
      </w:r>
      <w:r>
        <w:rPr>
          <w:rFonts w:ascii="Times New Roman" w:hAnsi="Times New Roman"/>
          <w:sz w:val="24"/>
          <w:szCs w:val="24"/>
          <w:rtl w:val="0"/>
          <w:lang w:val="en-US"/>
        </w:rPr>
        <w:t>crisis,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upon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notification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by</w:t>
      </w:r>
      <w:r>
        <w:rPr>
          <w:rFonts w:ascii="Times New Roman" w:hAnsi="Times New Roman"/>
          <w:spacing w:val="-6"/>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Contracting</w:t>
      </w:r>
      <w:r>
        <w:rPr>
          <w:rFonts w:ascii="Times New Roman" w:hAnsi="Times New Roman"/>
          <w:spacing w:val="-1"/>
          <w:sz w:val="24"/>
          <w:szCs w:val="24"/>
          <w:rtl w:val="0"/>
          <w:lang w:val="en-US"/>
        </w:rPr>
        <w:t xml:space="preserve"> </w:t>
      </w:r>
      <w:r>
        <w:rPr>
          <w:rFonts w:ascii="Times New Roman" w:hAnsi="Times New Roman"/>
          <w:sz w:val="24"/>
          <w:szCs w:val="24"/>
          <w:rtl w:val="0"/>
          <w:lang w:val="en-US"/>
        </w:rPr>
        <w:t>Officer</w:t>
      </w:r>
      <w:r>
        <w:rPr>
          <w:rFonts w:ascii="Times New Roman" w:hAnsi="Times New Roman"/>
          <w:spacing w:val="-2"/>
          <w:sz w:val="24"/>
          <w:szCs w:val="24"/>
          <w:rtl w:val="0"/>
          <w:lang w:val="en-US"/>
        </w:rPr>
        <w:t xml:space="preserve"> </w:t>
      </w:r>
      <w:r>
        <w:rPr>
          <w:rFonts w:ascii="Times New Roman" w:hAnsi="Times New Roman"/>
          <w:sz w:val="24"/>
          <w:szCs w:val="24"/>
          <w:rtl w:val="0"/>
          <w:lang w:val="en-US"/>
        </w:rPr>
        <w:t>(CO)</w:t>
      </w:r>
      <w:r>
        <w:rPr>
          <w:rFonts w:ascii="Times New Roman" w:hAnsi="Times New Roman"/>
          <w:spacing w:val="-2"/>
          <w:sz w:val="24"/>
          <w:szCs w:val="24"/>
          <w:rtl w:val="0"/>
          <w:lang w:val="en-US"/>
        </w:rPr>
        <w:t xml:space="preserve"> </w:t>
      </w:r>
      <w:r>
        <w:rPr>
          <w:rFonts w:ascii="Times New Roman" w:hAnsi="Times New Roman"/>
          <w:sz w:val="24"/>
          <w:szCs w:val="24"/>
          <w:rtl w:val="0"/>
          <w:lang w:val="en-US"/>
        </w:rPr>
        <w:t>to</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activate the plan.</w:t>
      </w:r>
    </w:p>
    <w:p>
      <w:pPr>
        <w:pStyle w:val="Body"/>
        <w:tabs>
          <w:tab w:val="left" w:pos="700"/>
        </w:tabs>
        <w:spacing w:before="90"/>
        <w:ind w:left="400" w:right="443" w:firstLine="0"/>
        <w:rPr>
          <w:rFonts w:ascii="Times New Roman" w:cs="Times New Roman" w:hAnsi="Times New Roman" w:eastAsia="Times New Roman"/>
          <w:sz w:val="24"/>
          <w:szCs w:val="24"/>
        </w:rPr>
      </w:pPr>
    </w:p>
    <w:p>
      <w:pPr>
        <w:pStyle w:val="List Paragraph"/>
        <w:widowControl w:val="0"/>
        <w:numPr>
          <w:ilvl w:val="0"/>
          <w:numId w:val="12"/>
        </w:numPr>
        <w:bidi w:val="0"/>
        <w:spacing w:before="90" w:after="0" w:line="240" w:lineRule="auto"/>
        <w:ind w:right="443"/>
        <w:jc w:val="left"/>
        <w:rPr>
          <w:rFonts w:ascii="Times New Roman" w:hAnsi="Times New Roman"/>
          <w:sz w:val="24"/>
          <w:szCs w:val="24"/>
          <w:rtl w:val="0"/>
          <w:lang w:val="en-US"/>
        </w:rPr>
      </w:pPr>
      <w:r>
        <w:rPr>
          <w:rFonts w:ascii="Times New Roman" w:hAnsi="Times New Roman"/>
          <w:b w:val="1"/>
          <w:bCs w:val="1"/>
          <w:sz w:val="24"/>
          <w:szCs w:val="24"/>
          <w:u w:val="single"/>
          <w:rtl w:val="0"/>
          <w:lang w:val="en-US"/>
        </w:rPr>
        <w:t>OBJECTIVE.</w:t>
      </w:r>
      <w:r>
        <w:rPr>
          <w:rFonts w:ascii="Times New Roman" w:hAnsi="Times New Roman"/>
          <w:b w:val="1"/>
          <w:bCs w:val="1"/>
          <w:spacing w:val="1"/>
          <w:sz w:val="24"/>
          <w:szCs w:val="24"/>
          <w:rtl w:val="0"/>
          <w:lang w:val="en-US"/>
        </w:rPr>
        <w:t xml:space="preserve"> </w:t>
      </w:r>
      <w:r>
        <w:rPr>
          <w:rFonts w:ascii="Times New Roman" w:hAnsi="Times New Roman"/>
          <w:sz w:val="24"/>
          <w:szCs w:val="24"/>
          <w:rtl w:val="0"/>
          <w:lang w:val="en-US"/>
        </w:rPr>
        <w:t>In support of ONR CIO, the objective is to provide mission-essential IT Support services for ONR IT Support Services during a crisis. The essential contractor services are identified below and will be performed at the prices in the contract at the time the Plan is activated.</w:t>
      </w:r>
    </w:p>
    <w:p>
      <w:pPr>
        <w:pStyle w:val="List Paragraph"/>
        <w:rPr>
          <w:rFonts w:ascii="Times New Roman" w:cs="Times New Roman" w:hAnsi="Times New Roman" w:eastAsia="Times New Roman"/>
          <w:sz w:val="24"/>
          <w:szCs w:val="24"/>
        </w:rPr>
      </w:pPr>
    </w:p>
    <w:p>
      <w:pPr>
        <w:pStyle w:val="List Paragraph"/>
        <w:widowControl w:val="0"/>
        <w:tabs>
          <w:tab w:val="left" w:pos="700"/>
        </w:tabs>
        <w:spacing w:before="90" w:after="0" w:line="240" w:lineRule="auto"/>
        <w:ind w:left="400" w:right="443" w:firstLine="0"/>
        <w:rPr>
          <w:rFonts w:ascii="Times New Roman" w:cs="Times New Roman" w:hAnsi="Times New Roman" w:eastAsia="Times New Roman"/>
          <w:b w:val="1"/>
          <w:bCs w:val="1"/>
          <w:color w:val="000000"/>
          <w:sz w:val="24"/>
          <w:szCs w:val="24"/>
          <w:u w:color="000000"/>
        </w:rPr>
      </w:pPr>
      <w:r>
        <w:rPr>
          <w:rFonts w:ascii="Times New Roman" w:hAnsi="Times New Roman"/>
          <w:b w:val="1"/>
          <w:bCs w:val="1"/>
          <w:color w:val="000000"/>
          <w:sz w:val="24"/>
          <w:szCs w:val="24"/>
          <w:u w:color="000000"/>
          <w:rtl w:val="0"/>
          <w:lang w:val="en-US"/>
        </w:rPr>
        <w:t xml:space="preserve">Task Area 2 </w:t>
      </w:r>
      <w:r>
        <w:rPr>
          <w:rFonts w:ascii="Times New Roman" w:hAnsi="Times New Roman" w:hint="default"/>
          <w:b w:val="1"/>
          <w:bCs w:val="1"/>
          <w:color w:val="000000"/>
          <w:sz w:val="24"/>
          <w:szCs w:val="24"/>
          <w:u w:color="000000"/>
          <w:rtl w:val="0"/>
          <w:lang w:val="en-US"/>
        </w:rPr>
        <w:t xml:space="preserve">– </w:t>
      </w:r>
      <w:r>
        <w:rPr>
          <w:rFonts w:ascii="Times New Roman" w:hAnsi="Times New Roman"/>
          <w:b w:val="1"/>
          <w:bCs w:val="1"/>
          <w:color w:val="000000"/>
          <w:sz w:val="24"/>
          <w:szCs w:val="24"/>
          <w:u w:color="000000"/>
          <w:rtl w:val="0"/>
          <w:lang w:val="en-US"/>
        </w:rPr>
        <w:t>Network Support</w:t>
      </w:r>
    </w:p>
    <w:p>
      <w:pPr>
        <w:pStyle w:val="List Paragraph"/>
        <w:widowControl w:val="0"/>
        <w:tabs>
          <w:tab w:val="left" w:pos="700"/>
        </w:tabs>
        <w:spacing w:before="90" w:after="0" w:line="240" w:lineRule="auto"/>
        <w:ind w:right="443"/>
        <w:rPr>
          <w:rFonts w:ascii="Times New Roman" w:cs="Times New Roman" w:hAnsi="Times New Roman" w:eastAsia="Times New Roman"/>
          <w:color w:val="000000"/>
          <w:sz w:val="24"/>
          <w:szCs w:val="24"/>
          <w:u w:color="000000"/>
        </w:rPr>
      </w:pPr>
      <w:r>
        <w:rPr>
          <w:rFonts w:ascii="Times New Roman" w:cs="Times New Roman" w:hAnsi="Times New Roman" w:eastAsia="Times New Roman"/>
          <w:b w:val="1"/>
          <w:bCs w:val="1"/>
          <w:color w:val="000000"/>
          <w:sz w:val="24"/>
          <w:szCs w:val="24"/>
          <w:u w:color="000000"/>
        </w:rPr>
        <w:br w:type="textWrapping"/>
      </w:r>
      <w:r>
        <w:rPr>
          <w:rFonts w:ascii="Times New Roman" w:hAnsi="Times New Roman"/>
          <w:b w:val="1"/>
          <w:bCs w:val="1"/>
          <w:color w:val="000000"/>
          <w:sz w:val="24"/>
          <w:szCs w:val="24"/>
          <w:u w:color="000000"/>
          <w:rtl w:val="0"/>
          <w:lang w:val="en-US"/>
        </w:rPr>
        <w:t xml:space="preserve">Subtask </w:t>
      </w:r>
      <w:r>
        <w:rPr>
          <w:rFonts w:ascii="Times New Roman" w:hAnsi="Times New Roman" w:hint="default"/>
          <w:b w:val="1"/>
          <w:bCs w:val="1"/>
          <w:color w:val="000000"/>
          <w:sz w:val="24"/>
          <w:szCs w:val="24"/>
          <w:u w:color="000000"/>
          <w:rtl w:val="0"/>
          <w:lang w:val="en-US"/>
        </w:rPr>
        <w:t xml:space="preserve">– </w:t>
      </w:r>
      <w:r>
        <w:rPr>
          <w:rFonts w:ascii="Times New Roman" w:hAnsi="Times New Roman"/>
          <w:b w:val="1"/>
          <w:bCs w:val="1"/>
          <w:color w:val="000000"/>
          <w:sz w:val="24"/>
          <w:szCs w:val="24"/>
          <w:u w:color="000000"/>
          <w:rtl w:val="0"/>
          <w:lang w:val="en-US"/>
        </w:rPr>
        <w:t>Network Engineering Maintenance Support</w:t>
      </w:r>
      <w:r>
        <w:rPr>
          <w:rFonts w:ascii="Times New Roman" w:cs="Times New Roman" w:hAnsi="Times New Roman" w:eastAsia="Times New Roman"/>
          <w:b w:val="1"/>
          <w:bCs w:val="1"/>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Provide electronic monitoring of the network, supporting devices and services, including</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legacy and Cloud VPC network devices, peripherals, switches, routers, servers and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applications.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Provide for the management and security of all ONR legacy and Cloud VPC network</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accounts.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Ensure ONR legacy network equipment and Cloud VPC devices meet all required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Information Assurance specifications and configurations.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Monitor computer and Legacy and Cloud network activity including system load, response</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time, available disk space, and user activities to ensure that all activities are in keeping with</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ONR CIO intentions.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Monitor ONR legacy and Cloud network components and services and report to the ONR</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Director, Network Operations when performance measures are exceeded or if deviations from</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established patterns and measures are detected.</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Perform capacity management analysis on storage devices and notify ONR Director, Network</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Operations when there is less than 25% storage capacity on any device in the legacy and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Cloud networks.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Review daily the access control logs and reports to ensure that the legacy and Cloud networks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are working properly and that no unauthorized activity is taking place. Notify and provide</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logs to IAM upon discovery of suspicious activities.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Implement and track all patches, upgrades, enhancements, and bug fixes to all network</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devices (such as: servers, firewalls, web commerce servers) through various methods and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evaluate and determine whether the change will cause incompatibility problems, system</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crashes, system response time degradation, or other operational problems before installing</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any change. All changes are to be made via the ONR Change Management Process prior to</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implementation.</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Re-configure and reinstall operating systems and other security systems when there is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reasonable evidence that the security of a system has been compromised.</w:t>
      </w:r>
      <w:r>
        <w:rPr>
          <w:rFonts w:ascii="Times New Roman" w:cs="Times New Roman" w:hAnsi="Times New Roman" w:eastAsia="Times New Roman"/>
          <w:color w:val="000000"/>
          <w:sz w:val="24"/>
          <w:szCs w:val="24"/>
          <w:u w:color="000000"/>
          <w:rtl w:val="0"/>
        </w:rPr>
        <w:br w:type="textWrapping"/>
        <w:t xml:space="preserve">· </w:t>
      </w:r>
      <w:r>
        <w:rPr>
          <w:rFonts w:ascii="Times New Roman" w:hAnsi="Times New Roman"/>
          <w:color w:val="000000"/>
          <w:sz w:val="24"/>
          <w:szCs w:val="24"/>
          <w:u w:color="000000"/>
          <w:rtl w:val="0"/>
          <w:lang w:val="en-US"/>
        </w:rPr>
        <w:t>Re-configure and reinstall operating systems and other Internet related security systems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according to established policies and procedures whenever there is reasonable evidence to</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believe that the security of a system has been compromised.</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Configure and maintain all hardware (e.g., servers, switches, routers) and software (e.g.,</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operating systems (OS), databases, applications) to meet the Security Technical</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Implementation Guide (STIG) environment mandated for each by the Defense Information</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System Agency (DISA).</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Configure, test and install all Information Assurance Vulnerability Management actions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(IAVM), Computer Tasking Orders (CTOs) with in time limits specified by the IAVM and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CTO announcements.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Configure and maintain Blade servers (Windows and Linux OS) as well as SMART array</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controllers, Redundant Array of Independent Disks (RAID) level configurations, hard drives,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memory expansions, and other physical disk drive devices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Maintain all ONR legacy cabling and cabling components.</w:t>
      </w:r>
      <w:r>
        <w:rPr>
          <w:rFonts w:ascii="Times New Roman" w:cs="Times New Roman" w:hAnsi="Times New Roman" w:eastAsia="Times New Roman"/>
          <w:b w:val="1"/>
          <w:bCs w:val="1"/>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Install, configure, and maintain backup systems for on premise and cloud backup and disaster</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recovery capability. Ensure that backup processes are executed in accordance with ONR</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SOPs and operational directives. Proper execution includes full data restoral and operational</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log creation.</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Maintain network communications throughout the legacy network to external networks and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interfaces required for ONR operations, such as to:</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 NRE Cloud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 The Internet</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 The Defense Enterprise Computer Centers (DECC)</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 The Defense Research Engineering Network (DREN) to the regional field offices via</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point to point and Internet/VPN tunneling</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 The NIPRNET circuit and router configurations for the remote hosting facility for</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ONR</w:t>
      </w:r>
      <w:r>
        <w:rPr>
          <w:rFonts w:ascii="Times New Roman" w:hAnsi="Times New Roman" w:hint="default"/>
          <w:color w:val="000000"/>
          <w:sz w:val="24"/>
          <w:szCs w:val="24"/>
          <w:u w:color="000000"/>
          <w:rtl w:val="0"/>
          <w:lang w:val="en-US"/>
        </w:rPr>
        <w:t>’</w:t>
      </w:r>
      <w:r>
        <w:rPr>
          <w:rFonts w:ascii="Times New Roman" w:hAnsi="Times New Roman"/>
          <w:color w:val="000000"/>
          <w:sz w:val="24"/>
          <w:szCs w:val="24"/>
          <w:u w:color="000000"/>
          <w:rtl w:val="0"/>
          <w:lang w:val="en-US"/>
        </w:rPr>
        <w:t>s mission critical applications.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 Microsoft Remote Desktop and any successors or replacements.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 NR Global offices.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 The SIPRNET NGEN-R connection</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 Virtual Private Network (VPN)</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Remotely maintain ONR Global and Regional Office network communications.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Maintain and support World Wide Web (WWW) servers, a Secure File Transfer Protocol</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(SFTP) server, and content services. Provide support for FTP, Telnet, and terminal</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emulator software on Legacy and Cloud networks.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Install, maintain, document, monitor and troubleshoot Internet IP filtering routers, Intrusion</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Protection System (IPS) and Internet firewall systems in compliance with applicable</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directives on Legacy and Cloud networks. The Contractor shall maintain an archive with</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auditing access provided to the Information Assurance Manager (IAM). Report</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abnormalities to the IAM as soon as possible (no later than one (1) hour after discovery).</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Install, maintain, configure and troubleshoot routers, switches, and concentrators. ONR</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currently utilizes Cisco routers, Palo Alto switches, and Palo Alto concentrators.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Perform frequency allocation, route analytics, bandwidth management and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performance management on Legacy and Cloud networks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Coordinate with ONR IAM to provide aggressive network security management</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through direct support of Computer Network Defense (CND) initiatives to include</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review of network security scans and intrusion detection reports and implementation</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of security fixes, upgrades and applications on Legacy and Cloud networks.</w:t>
      </w:r>
    </w:p>
    <w:p>
      <w:pPr>
        <w:pStyle w:val="List Paragraph"/>
        <w:widowControl w:val="0"/>
        <w:tabs>
          <w:tab w:val="left" w:pos="700"/>
        </w:tabs>
        <w:spacing w:before="90" w:after="0" w:line="240" w:lineRule="auto"/>
        <w:ind w:right="443"/>
        <w:rPr>
          <w:rFonts w:ascii="Times New Roman" w:cs="Times New Roman" w:hAnsi="Times New Roman" w:eastAsia="Times New Roman"/>
          <w:color w:val="000000"/>
          <w:sz w:val="24"/>
          <w:szCs w:val="24"/>
          <w:u w:color="000000"/>
        </w:rPr>
      </w:pPr>
      <w:r>
        <w:rPr>
          <w:rFonts w:ascii="Times New Roman" w:cs="Times New Roman" w:hAnsi="Times New Roman" w:eastAsia="Times New Roman"/>
          <w:color w:val="000000"/>
          <w:sz w:val="24"/>
          <w:szCs w:val="24"/>
          <w:u w:color="000000"/>
        </w:rPr>
        <w:br w:type="textWrapping"/>
      </w:r>
      <w:r>
        <w:rPr>
          <w:rFonts w:ascii="Times New Roman" w:hAnsi="Times New Roman"/>
          <w:b w:val="1"/>
          <w:bCs w:val="1"/>
          <w:color w:val="000000"/>
          <w:sz w:val="24"/>
          <w:szCs w:val="24"/>
          <w:u w:color="000000"/>
          <w:rtl w:val="0"/>
          <w:lang w:val="en-US"/>
        </w:rPr>
        <w:t xml:space="preserve">Task Area 3 </w:t>
      </w:r>
      <w:r>
        <w:rPr>
          <w:rFonts w:ascii="Times New Roman" w:hAnsi="Times New Roman" w:hint="default"/>
          <w:b w:val="1"/>
          <w:bCs w:val="1"/>
          <w:color w:val="000000"/>
          <w:sz w:val="24"/>
          <w:szCs w:val="24"/>
          <w:u w:color="000000"/>
          <w:rtl w:val="0"/>
          <w:lang w:val="en-US"/>
        </w:rPr>
        <w:t xml:space="preserve">– </w:t>
      </w:r>
      <w:r>
        <w:rPr>
          <w:rFonts w:ascii="Times New Roman" w:hAnsi="Times New Roman"/>
          <w:b w:val="1"/>
          <w:bCs w:val="1"/>
          <w:color w:val="000000"/>
          <w:sz w:val="24"/>
          <w:szCs w:val="24"/>
          <w:u w:color="000000"/>
          <w:rtl w:val="0"/>
          <w:lang w:val="en-US"/>
        </w:rPr>
        <w:t>Information Assurance/Cyber Security/Computer Network Defense (CND)</w:t>
      </w:r>
      <w:r>
        <w:rPr>
          <w:rFonts w:ascii="Times New Roman" w:cs="Times New Roman" w:hAnsi="Times New Roman" w:eastAsia="Times New Roman"/>
          <w:b w:val="1"/>
          <w:bCs w:val="1"/>
          <w:color w:val="000000"/>
          <w:sz w:val="24"/>
          <w:szCs w:val="24"/>
          <w:u w:color="000000"/>
        </w:rPr>
        <w:br w:type="textWrapping"/>
      </w:r>
      <w:r>
        <w:rPr>
          <w:rFonts w:ascii="Times New Roman" w:hAnsi="Times New Roman"/>
          <w:b w:val="1"/>
          <w:bCs w:val="1"/>
          <w:color w:val="000000"/>
          <w:sz w:val="24"/>
          <w:szCs w:val="24"/>
          <w:u w:color="000000"/>
          <w:rtl w:val="0"/>
          <w:lang w:val="en-US"/>
        </w:rPr>
        <w:t xml:space="preserve">Subtask </w:t>
      </w:r>
      <w:r>
        <w:rPr>
          <w:rFonts w:ascii="Times New Roman" w:hAnsi="Times New Roman" w:hint="default"/>
          <w:b w:val="1"/>
          <w:bCs w:val="1"/>
          <w:color w:val="000000"/>
          <w:sz w:val="24"/>
          <w:szCs w:val="24"/>
          <w:u w:color="000000"/>
          <w:rtl w:val="0"/>
          <w:lang w:val="en-US"/>
        </w:rPr>
        <w:t xml:space="preserve">– </w:t>
      </w:r>
      <w:r>
        <w:rPr>
          <w:rFonts w:ascii="Times New Roman" w:hAnsi="Times New Roman"/>
          <w:b w:val="1"/>
          <w:bCs w:val="1"/>
          <w:color w:val="000000"/>
          <w:sz w:val="24"/>
          <w:szCs w:val="24"/>
          <w:u w:color="000000"/>
          <w:rtl w:val="0"/>
          <w:lang w:val="en-US"/>
        </w:rPr>
        <w:t>Network Monitoring and Reporting</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Monitor all ONR Net Defense tools (e.g., firewalls, IDS/IPS, HBSS, ACAS, SIEM, and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Websense).</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Report incidents to the IAM, IAO, CIO, and senior leadership.</w:t>
      </w:r>
    </w:p>
    <w:p>
      <w:pPr>
        <w:pStyle w:val="List Paragraph"/>
        <w:widowControl w:val="0"/>
        <w:tabs>
          <w:tab w:val="left" w:pos="700"/>
        </w:tabs>
        <w:spacing w:before="90" w:after="0" w:line="240" w:lineRule="auto"/>
        <w:ind w:right="443"/>
        <w:rPr>
          <w:rFonts w:ascii="Times New Roman" w:cs="Times New Roman" w:hAnsi="Times New Roman" w:eastAsia="Times New Roman"/>
          <w:color w:val="000000"/>
          <w:sz w:val="24"/>
          <w:szCs w:val="24"/>
          <w:u w:color="000000"/>
        </w:rPr>
      </w:pPr>
      <w:r>
        <w:rPr>
          <w:rFonts w:ascii="Times New Roman" w:cs="Times New Roman" w:hAnsi="Times New Roman" w:eastAsia="Times New Roman"/>
          <w:color w:val="000000"/>
          <w:sz w:val="24"/>
          <w:szCs w:val="24"/>
          <w:u w:color="000000"/>
        </w:rPr>
        <w:br w:type="textWrapping"/>
      </w:r>
      <w:r>
        <w:rPr>
          <w:rFonts w:ascii="Times New Roman" w:hAnsi="Times New Roman"/>
          <w:b w:val="1"/>
          <w:bCs w:val="1"/>
          <w:color w:val="000000"/>
          <w:sz w:val="24"/>
          <w:szCs w:val="24"/>
          <w:u w:color="000000"/>
          <w:rtl w:val="0"/>
          <w:lang w:val="en-US"/>
        </w:rPr>
        <w:t xml:space="preserve">Task Area 4 </w:t>
      </w:r>
      <w:r>
        <w:rPr>
          <w:rFonts w:ascii="Times New Roman" w:hAnsi="Times New Roman" w:hint="default"/>
          <w:b w:val="1"/>
          <w:bCs w:val="1"/>
          <w:color w:val="000000"/>
          <w:sz w:val="24"/>
          <w:szCs w:val="24"/>
          <w:u w:color="000000"/>
          <w:rtl w:val="0"/>
          <w:lang w:val="en-US"/>
        </w:rPr>
        <w:t xml:space="preserve">– </w:t>
      </w:r>
      <w:r>
        <w:rPr>
          <w:rFonts w:ascii="Times New Roman" w:hAnsi="Times New Roman"/>
          <w:b w:val="1"/>
          <w:bCs w:val="1"/>
          <w:color w:val="000000"/>
          <w:sz w:val="24"/>
          <w:szCs w:val="24"/>
          <w:u w:color="000000"/>
          <w:rtl w:val="0"/>
          <w:lang w:val="en-US"/>
        </w:rPr>
        <w:t>Customer Support Services</w:t>
      </w:r>
      <w:r>
        <w:rPr>
          <w:rFonts w:ascii="Times New Roman" w:cs="Times New Roman" w:hAnsi="Times New Roman" w:eastAsia="Times New Roman"/>
          <w:b w:val="1"/>
          <w:bCs w:val="1"/>
          <w:color w:val="000000"/>
          <w:sz w:val="24"/>
          <w:szCs w:val="24"/>
          <w:u w:color="000000"/>
        </w:rPr>
        <w:br w:type="textWrapping"/>
      </w:r>
      <w:r>
        <w:rPr>
          <w:rFonts w:ascii="Times New Roman" w:hAnsi="Times New Roman"/>
          <w:b w:val="1"/>
          <w:bCs w:val="1"/>
          <w:color w:val="000000"/>
          <w:sz w:val="24"/>
          <w:szCs w:val="24"/>
          <w:u w:color="000000"/>
          <w:rtl w:val="0"/>
          <w:lang w:val="en-US"/>
        </w:rPr>
        <w:t xml:space="preserve">Subtask </w:t>
      </w:r>
      <w:r>
        <w:rPr>
          <w:rFonts w:ascii="Times New Roman" w:hAnsi="Times New Roman" w:hint="default"/>
          <w:b w:val="1"/>
          <w:bCs w:val="1"/>
          <w:color w:val="000000"/>
          <w:sz w:val="24"/>
          <w:szCs w:val="24"/>
          <w:u w:color="000000"/>
          <w:rtl w:val="0"/>
          <w:lang w:val="en-US"/>
        </w:rPr>
        <w:t xml:space="preserve">– </w:t>
      </w:r>
      <w:r>
        <w:rPr>
          <w:rFonts w:ascii="Times New Roman" w:hAnsi="Times New Roman"/>
          <w:b w:val="1"/>
          <w:bCs w:val="1"/>
          <w:color w:val="000000"/>
          <w:sz w:val="24"/>
          <w:szCs w:val="24"/>
          <w:u w:color="000000"/>
          <w:rtl w:val="0"/>
          <w:lang w:val="en-US"/>
        </w:rPr>
        <w:t>Help Desk (ONR ONEDESK)</w:t>
      </w:r>
    </w:p>
    <w:p>
      <w:pPr>
        <w:pStyle w:val="List Paragraph"/>
        <w:widowControl w:val="0"/>
        <w:tabs>
          <w:tab w:val="left" w:pos="700"/>
        </w:tabs>
        <w:spacing w:before="90" w:after="0" w:line="240" w:lineRule="auto"/>
        <w:ind w:right="443"/>
        <w:rPr>
          <w:rFonts w:ascii="Times New Roman" w:cs="Times New Roman" w:hAnsi="Times New Roman" w:eastAsia="Times New Roman"/>
          <w:color w:val="000000"/>
          <w:sz w:val="24"/>
          <w:szCs w:val="24"/>
          <w:u w:color="000000"/>
        </w:rPr>
      </w:pP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Operate a 4-Tiered Help Desk, the fourth Tier being NGEN-R support.</w:t>
      </w:r>
      <w:r>
        <w:rPr>
          <w:rFonts w:ascii="Times New Roman" w:cs="Times New Roman" w:hAnsi="Times New Roman" w:eastAsia="Times New Roman"/>
          <w:color w:val="000000"/>
          <w:sz w:val="24"/>
          <w:szCs w:val="24"/>
          <w:u w:color="000000"/>
        </w:rPr>
        <w:br w:type="textWrapping"/>
      </w:r>
      <w:r>
        <w:rPr>
          <w:rFonts w:ascii="Symbol" w:hAnsi="Symbol" w:hint="default"/>
          <w:color w:val="153447"/>
          <w:sz w:val="24"/>
          <w:szCs w:val="24"/>
          <w:u w:color="153447"/>
          <w:rtl w:val="0"/>
          <w:lang w:val="en-US"/>
        </w:rPr>
        <w:t>·</w:t>
      </w:r>
      <w:r>
        <w:rPr>
          <w:rFonts w:ascii="Times New Roman" w:hAnsi="Times New Roman"/>
          <w:color w:val="153447"/>
          <w:sz w:val="24"/>
          <w:szCs w:val="24"/>
          <w:u w:color="153447"/>
          <w:rtl w:val="0"/>
          <w:lang w:val="en-US"/>
        </w:rPr>
        <w:t xml:space="preserve"> </w:t>
      </w:r>
      <w:r>
        <w:rPr>
          <w:rFonts w:ascii="Times New Roman" w:hAnsi="Times New Roman"/>
          <w:color w:val="000000"/>
          <w:sz w:val="24"/>
          <w:szCs w:val="24"/>
          <w:u w:color="000000"/>
          <w:rtl w:val="0"/>
          <w:lang w:val="en-US"/>
        </w:rPr>
        <w:t>Perform system check of ONR systems and report status to the 053 Government Team</w:t>
      </w:r>
      <w:r>
        <w:rPr>
          <w:rFonts w:ascii="Times New Roman" w:cs="Times New Roman" w:hAnsi="Times New Roman" w:eastAsia="Times New Roman"/>
          <w:sz w:val="24"/>
          <w:szCs w:val="24"/>
        </w:rPr>
        <w:br w:type="textWrapping"/>
      </w:r>
      <w:r>
        <w:rPr>
          <w:rFonts w:ascii="Times New Roman" w:hAnsi="Times New Roman"/>
          <w:color w:val="000000"/>
          <w:sz w:val="24"/>
          <w:szCs w:val="24"/>
          <w:u w:color="000000"/>
          <w:rtl w:val="0"/>
          <w:lang w:val="en-US"/>
        </w:rPr>
        <w:t>by 6:30 AM each working day. This includes VTC systems.</w:t>
      </w:r>
      <w:r>
        <w:rPr>
          <w:rFonts w:ascii="Times New Roman" w:cs="Times New Roman" w:hAnsi="Times New Roman" w:eastAsia="Times New Roman"/>
          <w:color w:val="000000"/>
          <w:sz w:val="24"/>
          <w:szCs w:val="24"/>
          <w:u w:color="000000"/>
        </w:rPr>
        <w:br w:type="textWrapping"/>
      </w:r>
      <w:r>
        <w:rPr>
          <w:rFonts w:ascii="Symbol" w:hAnsi="Symbol" w:hint="default"/>
          <w:color w:val="153447"/>
          <w:sz w:val="24"/>
          <w:szCs w:val="24"/>
          <w:u w:color="153447"/>
          <w:rtl w:val="0"/>
          <w:lang w:val="en-US"/>
        </w:rPr>
        <w:t>·</w:t>
      </w:r>
      <w:r>
        <w:rPr>
          <w:rFonts w:ascii="Times New Roman" w:hAnsi="Times New Roman"/>
          <w:color w:val="153447"/>
          <w:sz w:val="24"/>
          <w:szCs w:val="24"/>
          <w:u w:color="153447"/>
          <w:rtl w:val="0"/>
          <w:lang w:val="en-US"/>
        </w:rPr>
        <w:t xml:space="preserve"> </w:t>
      </w:r>
      <w:r>
        <w:rPr>
          <w:rFonts w:ascii="Times New Roman" w:hAnsi="Times New Roman"/>
          <w:color w:val="000000"/>
          <w:sz w:val="24"/>
          <w:szCs w:val="24"/>
          <w:u w:color="000000"/>
          <w:rtl w:val="0"/>
          <w:lang w:val="en-US"/>
        </w:rPr>
        <w:t>Provide support to end users on a variety of IT issues.</w:t>
      </w:r>
      <w:r>
        <w:rPr>
          <w:rFonts w:ascii="Times New Roman" w:cs="Times New Roman" w:hAnsi="Times New Roman" w:eastAsia="Times New Roman"/>
          <w:color w:val="000000"/>
          <w:sz w:val="24"/>
          <w:szCs w:val="24"/>
          <w:u w:color="000000"/>
        </w:rPr>
        <w:br w:type="textWrapping"/>
      </w:r>
      <w:r>
        <w:rPr>
          <w:rFonts w:ascii="Symbol" w:hAnsi="Symbol" w:hint="default"/>
          <w:color w:val="153447"/>
          <w:sz w:val="24"/>
          <w:szCs w:val="24"/>
          <w:u w:color="153447"/>
          <w:rtl w:val="0"/>
          <w:lang w:val="en-US"/>
        </w:rPr>
        <w:t>·</w:t>
      </w:r>
      <w:r>
        <w:rPr>
          <w:rFonts w:ascii="Times New Roman" w:hAnsi="Times New Roman"/>
          <w:color w:val="153447"/>
          <w:sz w:val="24"/>
          <w:szCs w:val="24"/>
          <w:u w:color="153447"/>
          <w:rtl w:val="0"/>
          <w:lang w:val="en-US"/>
        </w:rPr>
        <w:t xml:space="preserve"> </w:t>
      </w:r>
      <w:r>
        <w:rPr>
          <w:rFonts w:ascii="Times New Roman" w:hAnsi="Times New Roman"/>
          <w:color w:val="000000"/>
          <w:sz w:val="24"/>
          <w:szCs w:val="24"/>
          <w:u w:color="000000"/>
          <w:rtl w:val="0"/>
          <w:lang w:val="en-US"/>
        </w:rPr>
        <w:t>Identify, research, and resolve technical problems.</w:t>
      </w:r>
      <w:r>
        <w:rPr>
          <w:rFonts w:ascii="Times New Roman" w:cs="Times New Roman" w:hAnsi="Times New Roman" w:eastAsia="Times New Roman"/>
          <w:color w:val="000000"/>
          <w:sz w:val="24"/>
          <w:szCs w:val="24"/>
          <w:u w:color="000000"/>
        </w:rPr>
        <w:br w:type="textWrapping"/>
      </w:r>
      <w:r>
        <w:rPr>
          <w:rFonts w:ascii="Symbol" w:hAnsi="Symbol" w:hint="default"/>
          <w:color w:val="153447"/>
          <w:sz w:val="24"/>
          <w:szCs w:val="24"/>
          <w:u w:color="153447"/>
          <w:rtl w:val="0"/>
          <w:lang w:val="en-US"/>
        </w:rPr>
        <w:t>·</w:t>
      </w:r>
      <w:r>
        <w:rPr>
          <w:rFonts w:ascii="Times New Roman" w:hAnsi="Times New Roman"/>
          <w:color w:val="153447"/>
          <w:sz w:val="24"/>
          <w:szCs w:val="24"/>
          <w:u w:color="153447"/>
          <w:rtl w:val="0"/>
          <w:lang w:val="en-US"/>
        </w:rPr>
        <w:t xml:space="preserve"> </w:t>
      </w:r>
      <w:r>
        <w:rPr>
          <w:rFonts w:ascii="Times New Roman" w:hAnsi="Times New Roman"/>
          <w:color w:val="000000"/>
          <w:sz w:val="24"/>
          <w:szCs w:val="24"/>
          <w:u w:color="000000"/>
          <w:rtl w:val="0"/>
          <w:lang w:val="en-US"/>
        </w:rPr>
        <w:t>Assist and coordinate in the incident management process to include identifying,</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researching, and resolving technical problems.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 xml:space="preserve">Subtask </w:t>
      </w:r>
      <w:r>
        <w:rPr>
          <w:rFonts w:ascii="Times New Roman" w:hAnsi="Times New Roman" w:hint="default"/>
          <w:color w:val="000000"/>
          <w:sz w:val="24"/>
          <w:szCs w:val="24"/>
          <w:u w:color="000000"/>
          <w:rtl w:val="0"/>
          <w:lang w:val="en-US"/>
        </w:rPr>
        <w:t xml:space="preserve">– </w:t>
      </w:r>
      <w:r>
        <w:rPr>
          <w:rFonts w:ascii="Times New Roman" w:hAnsi="Times New Roman"/>
          <w:color w:val="000000"/>
          <w:sz w:val="24"/>
          <w:szCs w:val="24"/>
          <w:u w:color="000000"/>
          <w:rtl w:val="0"/>
          <w:lang w:val="en-US"/>
        </w:rPr>
        <w:t>Customer Support Services for NGEN-R</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Prepare and submit the necessary documents to request new services.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Prepare and submit Move, Add, Change (MAC) documents as required.</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Conduct follow-up processes on all unresolved issues and escalate in accordance with</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the NGEN-R chain of command.</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Monitor information on NMCI/NGEN-R Homeport.</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Monitor NGEN-R alerts to ensure CIO Government staff are notified</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Maintain operations of SIPRNET token system (Local Registration Administrator (LRA)).</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Manage ordering, installation and replacement of Voice Over Internet Protocol (VOIP)</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communications including switches, parts, cables, and handsets.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 xml:space="preserve">Subtask </w:t>
      </w:r>
      <w:r>
        <w:rPr>
          <w:rFonts w:ascii="Times New Roman" w:hAnsi="Times New Roman" w:hint="default"/>
          <w:color w:val="000000"/>
          <w:sz w:val="24"/>
          <w:szCs w:val="24"/>
          <w:u w:color="000000"/>
          <w:rtl w:val="0"/>
          <w:lang w:val="en-US"/>
        </w:rPr>
        <w:t xml:space="preserve">– </w:t>
      </w:r>
      <w:r>
        <w:rPr>
          <w:rFonts w:ascii="Times New Roman" w:hAnsi="Times New Roman"/>
          <w:color w:val="000000"/>
          <w:sz w:val="24"/>
          <w:szCs w:val="24"/>
          <w:u w:color="000000"/>
          <w:rtl w:val="0"/>
          <w:lang w:val="en-US"/>
        </w:rPr>
        <w:t>Visual Information Services and Audio Support Service</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Engineer, operate and maintain suites of VTC and AV hardware and software.</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Conduct video and audio conferences in accordance with ONR standard operating</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procedures.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Maintain and support unclassified and classified video teleconference hardware.</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Coordinate with the ONR Director, Network Operations and BD04 to obtain security keys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to establish secure video and audio conferences.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Install, configure, maintain and troubleshoot IP and ISDN based video teleconferencing</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equipment and systems</w:t>
      </w:r>
    </w:p>
    <w:p>
      <w:pPr>
        <w:pStyle w:val="List Paragraph"/>
        <w:widowControl w:val="0"/>
        <w:tabs>
          <w:tab w:val="left" w:pos="700"/>
        </w:tabs>
        <w:spacing w:before="90" w:after="0" w:line="240" w:lineRule="auto"/>
        <w:ind w:right="443"/>
        <w:rPr>
          <w:rFonts w:ascii="Times New Roman" w:cs="Times New Roman" w:hAnsi="Times New Roman" w:eastAsia="Times New Roman"/>
          <w:color w:val="000000"/>
          <w:sz w:val="24"/>
          <w:szCs w:val="24"/>
          <w:u w:color="000000"/>
        </w:rPr>
      </w:pPr>
      <w:r>
        <w:rPr>
          <w:rFonts w:ascii="Times New Roman" w:cs="Times New Roman" w:hAnsi="Times New Roman" w:eastAsia="Times New Roman"/>
          <w:color w:val="000000"/>
          <w:sz w:val="24"/>
          <w:szCs w:val="24"/>
          <w:u w:color="000000"/>
        </w:rPr>
        <w:br w:type="textWrapping"/>
      </w:r>
      <w:r>
        <w:rPr>
          <w:rFonts w:ascii="Times New Roman" w:hAnsi="Times New Roman"/>
          <w:b w:val="1"/>
          <w:bCs w:val="1"/>
          <w:color w:val="000000"/>
          <w:sz w:val="24"/>
          <w:szCs w:val="24"/>
          <w:u w:color="000000"/>
          <w:rtl w:val="0"/>
          <w:lang w:val="en-US"/>
        </w:rPr>
        <w:t xml:space="preserve">Task Area 5 </w:t>
      </w:r>
      <w:r>
        <w:rPr>
          <w:rFonts w:ascii="Times New Roman" w:hAnsi="Times New Roman" w:hint="default"/>
          <w:b w:val="1"/>
          <w:bCs w:val="1"/>
          <w:color w:val="000000"/>
          <w:sz w:val="24"/>
          <w:szCs w:val="24"/>
          <w:u w:color="000000"/>
          <w:rtl w:val="0"/>
          <w:lang w:val="en-US"/>
        </w:rPr>
        <w:t xml:space="preserve">– </w:t>
      </w:r>
      <w:r>
        <w:rPr>
          <w:rFonts w:ascii="Times New Roman" w:hAnsi="Times New Roman"/>
          <w:b w:val="1"/>
          <w:bCs w:val="1"/>
          <w:color w:val="000000"/>
          <w:sz w:val="24"/>
          <w:szCs w:val="24"/>
          <w:u w:color="000000"/>
          <w:rtl w:val="0"/>
          <w:lang w:val="en-US"/>
        </w:rPr>
        <w:t>Applications/Web Development and Support</w:t>
      </w:r>
      <w:r>
        <w:rPr>
          <w:rFonts w:ascii="Times New Roman" w:cs="Times New Roman" w:hAnsi="Times New Roman" w:eastAsia="Times New Roman"/>
          <w:b w:val="1"/>
          <w:bCs w:val="1"/>
          <w:color w:val="000000"/>
          <w:sz w:val="24"/>
          <w:szCs w:val="24"/>
          <w:u w:color="000000"/>
        </w:rPr>
        <w:br w:type="textWrapping"/>
      </w:r>
      <w:r>
        <w:rPr>
          <w:rFonts w:ascii="Times New Roman" w:hAnsi="Times New Roman"/>
          <w:b w:val="1"/>
          <w:bCs w:val="1"/>
          <w:color w:val="000000"/>
          <w:sz w:val="24"/>
          <w:szCs w:val="24"/>
          <w:u w:color="000000"/>
          <w:rtl w:val="0"/>
          <w:lang w:val="en-US"/>
        </w:rPr>
        <w:t xml:space="preserve">Subtask </w:t>
      </w:r>
      <w:r>
        <w:rPr>
          <w:rFonts w:ascii="Times New Roman" w:hAnsi="Times New Roman" w:hint="default"/>
          <w:b w:val="1"/>
          <w:bCs w:val="1"/>
          <w:color w:val="000000"/>
          <w:sz w:val="24"/>
          <w:szCs w:val="24"/>
          <w:u w:color="000000"/>
          <w:rtl w:val="0"/>
          <w:lang w:val="en-US"/>
        </w:rPr>
        <w:t xml:space="preserve">– </w:t>
      </w:r>
      <w:r>
        <w:rPr>
          <w:rFonts w:ascii="Times New Roman" w:hAnsi="Times New Roman"/>
          <w:b w:val="1"/>
          <w:bCs w:val="1"/>
          <w:color w:val="000000"/>
          <w:sz w:val="24"/>
          <w:szCs w:val="24"/>
          <w:u w:color="000000"/>
          <w:rtl w:val="0"/>
          <w:lang w:val="en-US"/>
        </w:rPr>
        <w:t>Software Development Support</w:t>
      </w:r>
    </w:p>
    <w:p>
      <w:pPr>
        <w:pStyle w:val="List Paragraph"/>
        <w:widowControl w:val="0"/>
        <w:tabs>
          <w:tab w:val="left" w:pos="700"/>
        </w:tabs>
        <w:spacing w:before="90" w:after="0" w:line="240" w:lineRule="auto"/>
        <w:ind w:right="443"/>
        <w:rPr>
          <w:rFonts w:ascii="Times New Roman" w:cs="Times New Roman" w:hAnsi="Times New Roman" w:eastAsia="Times New Roman"/>
          <w:sz w:val="24"/>
          <w:szCs w:val="24"/>
        </w:rPr>
      </w:pP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Maintain all applications on Legacy and Cloud networks.</w:t>
      </w:r>
      <w:r>
        <w:rPr>
          <w:rFonts w:ascii="Times New Roman" w:cs="Times New Roman" w:hAnsi="Times New Roman" w:eastAsia="Times New Roman"/>
          <w:color w:val="000000"/>
          <w:sz w:val="24"/>
          <w:szCs w:val="24"/>
          <w:u w:color="000000"/>
        </w:rPr>
        <w:br w:type="textWrapping"/>
      </w:r>
      <w:r>
        <w:rPr>
          <w:rFonts w:ascii="Symbol" w:hAnsi="Symbol" w:hint="default"/>
          <w:color w:val="000000"/>
          <w:sz w:val="24"/>
          <w:szCs w:val="24"/>
          <w:u w:color="000000"/>
          <w:rtl w:val="0"/>
          <w:lang w:val="en-US"/>
        </w:rPr>
        <w:t>·</w:t>
      </w:r>
      <w:r>
        <w:rPr>
          <w:rFonts w:ascii="Times New Roman" w:hAnsi="Times New Roman"/>
          <w:color w:val="000000"/>
          <w:sz w:val="24"/>
          <w:szCs w:val="24"/>
          <w:u w:color="000000"/>
          <w:rtl w:val="0"/>
          <w:lang w:val="en-US"/>
        </w:rPr>
        <w:t xml:space="preserve"> Perform Oracle Database and System Administration support for all Oracle based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applications residing on the ONR Cloud network. The contractor shall maintain and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administer all Oracle Production, Development, Data Warehouse, Testing, and Training</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instances and their environments. Database environments must be available twenty-four</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(24) hours a day, seven (7) days a week, except during general maintenance and database</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backups.</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 xml:space="preserve">Subtask </w:t>
      </w:r>
      <w:r>
        <w:rPr>
          <w:rFonts w:ascii="Times New Roman" w:hAnsi="Times New Roman" w:hint="default"/>
          <w:color w:val="000000"/>
          <w:sz w:val="24"/>
          <w:szCs w:val="24"/>
          <w:u w:color="000000"/>
          <w:rtl w:val="0"/>
          <w:lang w:val="en-US"/>
        </w:rPr>
        <w:t xml:space="preserve">– </w:t>
      </w:r>
      <w:r>
        <w:rPr>
          <w:rFonts w:ascii="Times New Roman" w:hAnsi="Times New Roman"/>
          <w:color w:val="000000"/>
          <w:sz w:val="24"/>
          <w:szCs w:val="24"/>
          <w:u w:color="000000"/>
          <w:rtl w:val="0"/>
          <w:lang w:val="en-US"/>
        </w:rPr>
        <w:t>Web and Structure Query Language (SQL) Server Database Support</w:t>
      </w:r>
      <w:r>
        <w:rPr>
          <w:rFonts w:ascii="Times New Roman" w:cs="Times New Roman" w:hAnsi="Times New Roman" w:eastAsia="Times New Roman"/>
          <w:color w:val="000000"/>
          <w:sz w:val="24"/>
          <w:szCs w:val="24"/>
          <w:u w:color="000000"/>
        </w:rPr>
        <w:br w:type="textWrapping"/>
      </w:r>
      <w:r>
        <w:rPr>
          <w:rFonts w:ascii="Symbol" w:hAnsi="Symbol" w:hint="default"/>
          <w:color w:val="153447"/>
          <w:sz w:val="24"/>
          <w:szCs w:val="24"/>
          <w:u w:color="153447"/>
          <w:rtl w:val="0"/>
          <w:lang w:val="en-US"/>
        </w:rPr>
        <w:t>·</w:t>
      </w:r>
      <w:r>
        <w:rPr>
          <w:rFonts w:ascii="Times New Roman" w:hAnsi="Times New Roman"/>
          <w:color w:val="153447"/>
          <w:sz w:val="24"/>
          <w:szCs w:val="24"/>
          <w:u w:color="153447"/>
          <w:rtl w:val="0"/>
          <w:lang w:val="en-US"/>
        </w:rPr>
        <w:t xml:space="preserve"> </w:t>
      </w:r>
      <w:r>
        <w:rPr>
          <w:rFonts w:ascii="Times New Roman" w:hAnsi="Times New Roman"/>
          <w:color w:val="000000"/>
          <w:sz w:val="24"/>
          <w:szCs w:val="24"/>
          <w:u w:color="000000"/>
          <w:rtl w:val="0"/>
          <w:lang w:val="en-US"/>
        </w:rPr>
        <w:t>Provide systems integration, testing, maintenance, installation, configuration, and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troubleshooting for all databases and web applications based on the architecture of the ONR</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IT enterprise.</w:t>
      </w:r>
      <w:r>
        <w:rPr>
          <w:rFonts w:ascii="Times New Roman" w:cs="Times New Roman" w:hAnsi="Times New Roman" w:eastAsia="Times New Roman"/>
          <w:color w:val="000000"/>
          <w:sz w:val="24"/>
          <w:szCs w:val="24"/>
          <w:u w:color="000000"/>
        </w:rPr>
        <w:br w:type="textWrapping"/>
      </w:r>
      <w:r>
        <w:rPr>
          <w:rFonts w:ascii="Symbol" w:hAnsi="Symbol" w:hint="default"/>
          <w:color w:val="153447"/>
          <w:sz w:val="24"/>
          <w:szCs w:val="24"/>
          <w:u w:color="153447"/>
          <w:rtl w:val="0"/>
          <w:lang w:val="en-US"/>
        </w:rPr>
        <w:t>·</w:t>
      </w:r>
      <w:r>
        <w:rPr>
          <w:rFonts w:ascii="Times New Roman" w:hAnsi="Times New Roman"/>
          <w:color w:val="153447"/>
          <w:sz w:val="24"/>
          <w:szCs w:val="24"/>
          <w:u w:color="153447"/>
          <w:rtl w:val="0"/>
          <w:lang w:val="en-US"/>
        </w:rPr>
        <w:t xml:space="preserve"> </w:t>
      </w:r>
      <w:r>
        <w:rPr>
          <w:rFonts w:ascii="Times New Roman" w:hAnsi="Times New Roman"/>
          <w:color w:val="000000"/>
          <w:sz w:val="24"/>
          <w:szCs w:val="24"/>
          <w:u w:color="000000"/>
          <w:rtl w:val="0"/>
          <w:lang w:val="en-US"/>
        </w:rPr>
        <w:t>Serve as technical database systems administrator for the Command's SQL databases and</w:t>
      </w:r>
      <w:r>
        <w:rPr>
          <w:rFonts w:ascii="Times New Roman" w:cs="Times New Roman" w:hAnsi="Times New Roman" w:eastAsia="Times New Roman"/>
          <w:color w:val="000000"/>
          <w:sz w:val="24"/>
          <w:szCs w:val="24"/>
          <w:u w:color="000000"/>
        </w:rPr>
        <w:br w:type="textWrapping"/>
      </w:r>
      <w:r>
        <w:rPr>
          <w:rFonts w:ascii="Times New Roman" w:hAnsi="Times New Roman"/>
          <w:color w:val="000000"/>
          <w:sz w:val="24"/>
          <w:szCs w:val="24"/>
          <w:u w:color="000000"/>
          <w:rtl w:val="0"/>
          <w:lang w:val="en-US"/>
        </w:rPr>
        <w:t>multiple SQL servers.</w:t>
      </w:r>
    </w:p>
    <w:p>
      <w:pPr>
        <w:pStyle w:val="List Paragraph"/>
        <w:tabs>
          <w:tab w:val="left" w:pos="700"/>
        </w:tabs>
        <w:spacing w:before="90"/>
        <w:ind w:right="443"/>
        <w:rPr>
          <w:rFonts w:ascii="Times New Roman" w:cs="Times New Roman" w:hAnsi="Times New Roman" w:eastAsia="Times New Roman"/>
          <w:sz w:val="24"/>
          <w:szCs w:val="24"/>
        </w:rPr>
      </w:pPr>
    </w:p>
    <w:p>
      <w:pPr>
        <w:pStyle w:val="List Paragraph"/>
        <w:widowControl w:val="0"/>
        <w:numPr>
          <w:ilvl w:val="0"/>
          <w:numId w:val="13"/>
        </w:numPr>
        <w:bidi w:val="0"/>
        <w:spacing w:after="0" w:line="240" w:lineRule="auto"/>
        <w:ind w:right="0"/>
        <w:jc w:val="left"/>
        <w:rPr>
          <w:rFonts w:ascii="Times New Roman" w:hAnsi="Times New Roman"/>
          <w:sz w:val="24"/>
          <w:szCs w:val="24"/>
          <w:rtl w:val="0"/>
          <w:lang w:val="en-US"/>
        </w:rPr>
      </w:pPr>
      <w:r>
        <w:rPr>
          <w:rFonts w:ascii="Times New Roman" w:hAnsi="Times New Roman"/>
          <w:b w:val="1"/>
          <w:bCs w:val="1"/>
          <w:sz w:val="24"/>
          <w:szCs w:val="24"/>
          <w:u w:val="single"/>
          <w:rtl w:val="0"/>
          <w:lang w:val="en-US"/>
        </w:rPr>
        <w:t>CONTRACTOR</w:t>
      </w:r>
      <w:r>
        <w:rPr>
          <w:rFonts w:ascii="Times New Roman" w:hAnsi="Times New Roman"/>
          <w:b w:val="1"/>
          <w:bCs w:val="1"/>
          <w:spacing w:val="-3"/>
          <w:sz w:val="24"/>
          <w:szCs w:val="24"/>
          <w:u w:val="single"/>
          <w:rtl w:val="0"/>
          <w:lang w:val="en-US"/>
        </w:rPr>
        <w:t xml:space="preserve"> </w:t>
      </w:r>
      <w:r>
        <w:rPr>
          <w:rFonts w:ascii="Times New Roman" w:hAnsi="Times New Roman"/>
          <w:b w:val="1"/>
          <w:bCs w:val="1"/>
          <w:sz w:val="24"/>
          <w:szCs w:val="24"/>
          <w:u w:val="single"/>
          <w:rtl w:val="0"/>
          <w:lang w:val="en-US"/>
        </w:rPr>
        <w:t>PROCEDURES.</w:t>
      </w:r>
      <w:r>
        <w:rPr>
          <w:rFonts w:ascii="Times New Roman" w:hAnsi="Times New Roman"/>
          <w:b w:val="1"/>
          <w:bCs w:val="1"/>
          <w:spacing w:val="57"/>
          <w:sz w:val="24"/>
          <w:szCs w:val="24"/>
          <w:rtl w:val="0"/>
          <w:lang w:val="en-US"/>
        </w:rPr>
        <w:t xml:space="preserve"> </w:t>
      </w:r>
      <w:r>
        <w:rPr>
          <w:rFonts w:ascii="Times New Roman" w:hAnsi="Times New Roman"/>
          <w:sz w:val="24"/>
          <w:szCs w:val="24"/>
          <w:rtl w:val="0"/>
          <w:lang w:val="en-US"/>
        </w:rPr>
        <w:t>Contractor</w:t>
      </w:r>
      <w:r>
        <w:rPr>
          <w:rFonts w:ascii="Times New Roman" w:hAnsi="Times New Roman"/>
          <w:spacing w:val="-2"/>
          <w:sz w:val="24"/>
          <w:szCs w:val="24"/>
          <w:rtl w:val="0"/>
          <w:lang w:val="en-US"/>
        </w:rPr>
        <w:t xml:space="preserve"> </w:t>
      </w:r>
      <w:r>
        <w:rPr>
          <w:rFonts w:ascii="Times New Roman" w:hAnsi="Times New Roman"/>
          <w:b w:val="1"/>
          <w:bCs w:val="1"/>
          <w:sz w:val="24"/>
          <w:szCs w:val="24"/>
          <w:rtl w:val="0"/>
          <w:lang w:val="en-US"/>
        </w:rPr>
        <w:t>MUST</w:t>
      </w:r>
      <w:r>
        <w:rPr>
          <w:rFonts w:ascii="Times New Roman" w:hAnsi="Times New Roman"/>
          <w:b w:val="1"/>
          <w:bCs w:val="1"/>
          <w:spacing w:val="-2"/>
          <w:sz w:val="24"/>
          <w:szCs w:val="24"/>
          <w:rtl w:val="0"/>
          <w:lang w:val="en-US"/>
        </w:rPr>
        <w:t xml:space="preserve"> </w:t>
      </w:r>
      <w:r>
        <w:rPr>
          <w:rFonts w:ascii="Times New Roman" w:hAnsi="Times New Roman"/>
          <w:sz w:val="24"/>
          <w:szCs w:val="24"/>
          <w:rtl w:val="0"/>
          <w:lang w:val="en-US"/>
        </w:rPr>
        <w:t>answer</w:t>
      </w:r>
      <w:r>
        <w:rPr>
          <w:rFonts w:ascii="Times New Roman" w:hAnsi="Times New Roman"/>
          <w:spacing w:val="-2"/>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3"/>
          <w:sz w:val="24"/>
          <w:szCs w:val="24"/>
          <w:rtl w:val="0"/>
          <w:lang w:val="en-US"/>
        </w:rPr>
        <w:t xml:space="preserve"> </w:t>
      </w:r>
      <w:r>
        <w:rPr>
          <w:rFonts w:ascii="Times New Roman" w:hAnsi="Times New Roman"/>
          <w:sz w:val="24"/>
          <w:szCs w:val="24"/>
          <w:rtl w:val="0"/>
          <w:lang w:val="en-US"/>
        </w:rPr>
        <w:t>following</w:t>
      </w:r>
      <w:r>
        <w:rPr>
          <w:rFonts w:ascii="Times New Roman" w:hAnsi="Times New Roman"/>
          <w:spacing w:val="-4"/>
          <w:sz w:val="24"/>
          <w:szCs w:val="24"/>
          <w:rtl w:val="0"/>
          <w:lang w:val="en-US"/>
        </w:rPr>
        <w:t xml:space="preserve"> </w:t>
      </w:r>
      <w:r>
        <w:rPr>
          <w:rFonts w:ascii="Times New Roman" w:hAnsi="Times New Roman"/>
          <w:sz w:val="24"/>
          <w:szCs w:val="24"/>
          <w:rtl w:val="0"/>
          <w:lang w:val="en-US"/>
        </w:rPr>
        <w:t>in</w:t>
      </w:r>
      <w:r>
        <w:rPr>
          <w:rFonts w:ascii="Times New Roman" w:hAnsi="Times New Roman"/>
          <w:spacing w:val="-2"/>
          <w:sz w:val="24"/>
          <w:szCs w:val="24"/>
          <w:rtl w:val="0"/>
          <w:lang w:val="en-US"/>
        </w:rPr>
        <w:t xml:space="preserve"> </w:t>
      </w:r>
      <w:r>
        <w:rPr>
          <w:rFonts w:ascii="Times New Roman" w:hAnsi="Times New Roman"/>
          <w:sz w:val="24"/>
          <w:szCs w:val="24"/>
          <w:rtl w:val="0"/>
          <w:lang w:val="en-US"/>
        </w:rPr>
        <w:t>this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Plan:</w:t>
      </w:r>
    </w:p>
    <w:p>
      <w:pPr>
        <w:pStyle w:val="Body Text"/>
        <w:spacing w:before="2"/>
      </w:pPr>
    </w:p>
    <w:p>
      <w:pPr>
        <w:pStyle w:val="List Paragraph"/>
        <w:widowControl w:val="0"/>
        <w:numPr>
          <w:ilvl w:val="1"/>
          <w:numId w:val="13"/>
        </w:numPr>
        <w:bidi w:val="0"/>
        <w:spacing w:before="90" w:after="0" w:line="240" w:lineRule="auto"/>
        <w:ind w:right="437"/>
        <w:jc w:val="left"/>
        <w:rPr>
          <w:rFonts w:ascii="Times New Roman" w:hAnsi="Times New Roman"/>
          <w:sz w:val="24"/>
          <w:szCs w:val="24"/>
          <w:rtl w:val="0"/>
          <w:lang w:val="en-US"/>
        </w:rPr>
      </w:pPr>
      <w:r>
        <w:rPr>
          <w:rFonts w:ascii="Times New Roman" w:hAnsi="Times New Roman"/>
          <w:sz w:val="24"/>
          <w:szCs w:val="24"/>
          <w:rtl w:val="0"/>
          <w:lang w:val="en-US"/>
        </w:rPr>
        <w:t>Identify</w:t>
      </w:r>
      <w:r>
        <w:rPr>
          <w:rFonts w:ascii="Times New Roman" w:hAnsi="Times New Roman"/>
          <w:spacing w:val="-7"/>
          <w:sz w:val="24"/>
          <w:szCs w:val="24"/>
          <w:rtl w:val="0"/>
          <w:lang w:val="en-US"/>
        </w:rPr>
        <w:t xml:space="preserve"> </w:t>
      </w:r>
      <w:r>
        <w:rPr>
          <w:rFonts w:ascii="Times New Roman" w:hAnsi="Times New Roman"/>
          <w:sz w:val="24"/>
          <w:szCs w:val="24"/>
          <w:rtl w:val="0"/>
          <w:lang w:val="en-US"/>
        </w:rPr>
        <w:t>provisions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made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for</w:t>
      </w:r>
      <w:r>
        <w:rPr>
          <w:rFonts w:ascii="Times New Roman" w:hAnsi="Times New Roman"/>
          <w:spacing w:val="-2"/>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3"/>
          <w:sz w:val="24"/>
          <w:szCs w:val="24"/>
          <w:rtl w:val="0"/>
          <w:lang w:val="en-US"/>
        </w:rPr>
        <w:t xml:space="preserve"> </w:t>
      </w:r>
      <w:r>
        <w:rPr>
          <w:rFonts w:ascii="Times New Roman" w:hAnsi="Times New Roman"/>
          <w:sz w:val="24"/>
          <w:szCs w:val="24"/>
          <w:rtl w:val="0"/>
          <w:lang w:val="en-US"/>
        </w:rPr>
        <w:t>acquisition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of essential</w:t>
      </w:r>
      <w:r>
        <w:rPr>
          <w:rFonts w:ascii="Times New Roman" w:hAnsi="Times New Roman"/>
          <w:spacing w:val="-1"/>
          <w:sz w:val="24"/>
          <w:szCs w:val="24"/>
          <w:rtl w:val="0"/>
          <w:lang w:val="en-US"/>
        </w:rPr>
        <w:t xml:space="preserve"> </w:t>
      </w:r>
      <w:r>
        <w:rPr>
          <w:rFonts w:ascii="Times New Roman" w:hAnsi="Times New Roman"/>
          <w:sz w:val="24"/>
          <w:szCs w:val="24"/>
          <w:rtl w:val="0"/>
          <w:lang w:val="en-US"/>
        </w:rPr>
        <w:t>personnel and</w:t>
      </w:r>
      <w:r>
        <w:rPr>
          <w:rFonts w:ascii="Times New Roman" w:hAnsi="Times New Roman"/>
          <w:spacing w:val="-1"/>
          <w:sz w:val="24"/>
          <w:szCs w:val="24"/>
          <w:rtl w:val="0"/>
          <w:lang w:val="en-US"/>
        </w:rPr>
        <w:t xml:space="preserve"> </w:t>
      </w:r>
      <w:r>
        <w:rPr>
          <w:rFonts w:ascii="Times New Roman" w:hAnsi="Times New Roman"/>
          <w:sz w:val="24"/>
          <w:szCs w:val="24"/>
          <w:rtl w:val="0"/>
          <w:lang w:val="en-US"/>
        </w:rPr>
        <w:t>resources,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if</w:t>
      </w:r>
      <w:r>
        <w:rPr>
          <w:rFonts w:ascii="Times New Roman" w:hAnsi="Times New Roman"/>
          <w:spacing w:val="-2"/>
          <w:sz w:val="24"/>
          <w:szCs w:val="24"/>
          <w:rtl w:val="0"/>
          <w:lang w:val="en-US"/>
        </w:rPr>
        <w:t xml:space="preserve"> </w:t>
      </w:r>
      <w:r>
        <w:rPr>
          <w:rFonts w:ascii="Times New Roman" w:hAnsi="Times New Roman"/>
          <w:sz w:val="24"/>
          <w:szCs w:val="24"/>
          <w:rtl w:val="0"/>
          <w:lang w:val="en-US"/>
        </w:rPr>
        <w:t>necessary,</w:t>
      </w:r>
      <w:r>
        <w:rPr>
          <w:rFonts w:ascii="Times New Roman" w:hAnsi="Times New Roman"/>
          <w:spacing w:val="-57"/>
          <w:sz w:val="24"/>
          <w:szCs w:val="24"/>
          <w:rtl w:val="0"/>
          <w:lang w:val="en-US"/>
        </w:rPr>
        <w:t xml:space="preserve"> </w:t>
      </w:r>
      <w:r>
        <w:rPr>
          <w:rFonts w:ascii="Times New Roman" w:hAnsi="Times New Roman"/>
          <w:sz w:val="24"/>
          <w:szCs w:val="24"/>
          <w:rtl w:val="0"/>
          <w:lang w:val="en-US"/>
        </w:rPr>
        <w:t>for</w:t>
      </w:r>
      <w:r>
        <w:rPr>
          <w:rFonts w:ascii="Times New Roman" w:hAnsi="Times New Roman"/>
          <w:spacing w:val="-2"/>
          <w:sz w:val="24"/>
          <w:szCs w:val="24"/>
          <w:rtl w:val="0"/>
          <w:lang w:val="en-US"/>
        </w:rPr>
        <w:t xml:space="preserve"> </w:t>
      </w:r>
      <w:r>
        <w:rPr>
          <w:rFonts w:ascii="Times New Roman" w:hAnsi="Times New Roman"/>
          <w:sz w:val="24"/>
          <w:szCs w:val="24"/>
          <w:rtl w:val="0"/>
          <w:lang w:val="en-US"/>
        </w:rPr>
        <w:t>continuity</w:t>
      </w:r>
      <w:r>
        <w:rPr>
          <w:rFonts w:ascii="Times New Roman" w:hAnsi="Times New Roman"/>
          <w:spacing w:val="-5"/>
          <w:sz w:val="24"/>
          <w:szCs w:val="24"/>
          <w:rtl w:val="0"/>
          <w:lang w:val="en-US"/>
        </w:rPr>
        <w:t xml:space="preserve"> </w:t>
      </w:r>
      <w:r>
        <w:rPr>
          <w:rFonts w:ascii="Times New Roman" w:hAnsi="Times New Roman"/>
          <w:sz w:val="24"/>
          <w:szCs w:val="24"/>
          <w:rtl w:val="0"/>
          <w:lang w:val="en-US"/>
        </w:rPr>
        <w:t>of</w:t>
      </w:r>
      <w:r>
        <w:rPr>
          <w:rFonts w:ascii="Times New Roman" w:hAnsi="Times New Roman"/>
          <w:spacing w:val="-1"/>
          <w:sz w:val="24"/>
          <w:szCs w:val="24"/>
          <w:rtl w:val="0"/>
          <w:lang w:val="en-US"/>
        </w:rPr>
        <w:t xml:space="preserve"> </w:t>
      </w:r>
      <w:r>
        <w:rPr>
          <w:rFonts w:ascii="Times New Roman" w:hAnsi="Times New Roman"/>
          <w:sz w:val="24"/>
          <w:szCs w:val="24"/>
          <w:rtl w:val="0"/>
          <w:lang w:val="en-US"/>
        </w:rPr>
        <w:t>operations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for</w:t>
      </w:r>
      <w:r>
        <w:rPr>
          <w:rFonts w:ascii="Times New Roman" w:hAnsi="Times New Roman"/>
          <w:spacing w:val="-1"/>
          <w:sz w:val="24"/>
          <w:szCs w:val="24"/>
          <w:rtl w:val="0"/>
          <w:lang w:val="en-US"/>
        </w:rPr>
        <w:t xml:space="preserve"> </w:t>
      </w:r>
      <w:r>
        <w:rPr>
          <w:rFonts w:ascii="Times New Roman" w:hAnsi="Times New Roman"/>
          <w:sz w:val="24"/>
          <w:szCs w:val="24"/>
          <w:rtl w:val="0"/>
          <w:lang w:val="en-US"/>
        </w:rPr>
        <w:t>up to 30</w:t>
      </w:r>
      <w:r>
        <w:rPr>
          <w:rFonts w:ascii="Times New Roman" w:hAnsi="Times New Roman"/>
          <w:spacing w:val="-1"/>
          <w:sz w:val="24"/>
          <w:szCs w:val="24"/>
          <w:rtl w:val="0"/>
          <w:lang w:val="en-US"/>
        </w:rPr>
        <w:t xml:space="preserve"> </w:t>
      </w:r>
      <w:r>
        <w:rPr>
          <w:rFonts w:ascii="Times New Roman" w:hAnsi="Times New Roman"/>
          <w:sz w:val="24"/>
          <w:szCs w:val="24"/>
          <w:rtl w:val="0"/>
          <w:lang w:val="en-US"/>
        </w:rPr>
        <w:t>days or</w:t>
      </w:r>
      <w:r>
        <w:rPr>
          <w:rFonts w:ascii="Times New Roman" w:hAnsi="Times New Roman"/>
          <w:spacing w:val="-1"/>
          <w:sz w:val="24"/>
          <w:szCs w:val="24"/>
          <w:rtl w:val="0"/>
          <w:lang w:val="en-US"/>
        </w:rPr>
        <w:t xml:space="preserve"> </w:t>
      </w:r>
      <w:r>
        <w:rPr>
          <w:rFonts w:ascii="Times New Roman" w:hAnsi="Times New Roman"/>
          <w:sz w:val="24"/>
          <w:szCs w:val="24"/>
          <w:rtl w:val="0"/>
          <w:lang w:val="en-US"/>
        </w:rPr>
        <w:t>until</w:t>
      </w:r>
      <w:r>
        <w:rPr>
          <w:rFonts w:ascii="Times New Roman" w:hAnsi="Times New Roman"/>
          <w:spacing w:val="-1"/>
          <w:sz w:val="24"/>
          <w:szCs w:val="24"/>
          <w:rtl w:val="0"/>
          <w:lang w:val="en-US"/>
        </w:rPr>
        <w:t xml:space="preserve"> </w:t>
      </w:r>
      <w:r>
        <w:rPr>
          <w:rFonts w:ascii="Times New Roman" w:hAnsi="Times New Roman"/>
          <w:sz w:val="24"/>
          <w:szCs w:val="24"/>
          <w:rtl w:val="0"/>
          <w:lang w:val="en-US"/>
        </w:rPr>
        <w:t>normal operations can be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resumed;</w:t>
      </w:r>
    </w:p>
    <w:p>
      <w:pPr>
        <w:pStyle w:val="Body Text"/>
        <w:ind w:left="400" w:firstLine="0"/>
      </w:pPr>
      <w:r>
        <w:rPr>
          <w:rtl w:val="0"/>
          <w:lang w:val="en-US"/>
        </w:rPr>
        <w:t>Personnel assigned to this contract will be aware that they are expected to continue to provide support for continuity of operations, uninterrupted. If circumstances prevent the assigned staff from providing essential support services, temporary replacement candidates will be identified and onboarded immediately.</w:t>
      </w:r>
    </w:p>
    <w:p>
      <w:pPr>
        <w:pStyle w:val="List Paragraph"/>
        <w:widowControl w:val="0"/>
        <w:numPr>
          <w:ilvl w:val="1"/>
          <w:numId w:val="14"/>
        </w:numPr>
        <w:bidi w:val="0"/>
        <w:spacing w:after="0" w:line="240" w:lineRule="auto"/>
        <w:ind w:right="798"/>
        <w:jc w:val="left"/>
        <w:rPr>
          <w:rFonts w:ascii="Times New Roman" w:hAnsi="Times New Roman"/>
          <w:sz w:val="24"/>
          <w:szCs w:val="24"/>
          <w:rtl w:val="0"/>
          <w:lang w:val="en-US"/>
        </w:rPr>
      </w:pPr>
      <w:r>
        <w:rPr>
          <w:rFonts w:ascii="Times New Roman" w:hAnsi="Times New Roman"/>
          <w:sz w:val="24"/>
          <w:szCs w:val="24"/>
          <w:rtl w:val="0"/>
          <w:lang w:val="en-US"/>
        </w:rPr>
        <w:t>How</w:t>
      </w:r>
      <w:r>
        <w:rPr>
          <w:rFonts w:ascii="Times New Roman" w:hAnsi="Times New Roman"/>
          <w:spacing w:val="-2"/>
          <w:sz w:val="24"/>
          <w:szCs w:val="24"/>
          <w:rtl w:val="0"/>
          <w:lang w:val="en-US"/>
        </w:rPr>
        <w:t xml:space="preserve"> </w:t>
      </w:r>
      <w:r>
        <w:rPr>
          <w:rFonts w:ascii="Times New Roman" w:hAnsi="Times New Roman"/>
          <w:sz w:val="24"/>
          <w:szCs w:val="24"/>
          <w:rtl w:val="0"/>
          <w:lang w:val="en-US"/>
        </w:rPr>
        <w:t>you</w:t>
      </w:r>
      <w:r>
        <w:rPr>
          <w:rFonts w:ascii="Times New Roman" w:hAnsi="Times New Roman"/>
          <w:spacing w:val="-1"/>
          <w:sz w:val="24"/>
          <w:szCs w:val="24"/>
          <w:rtl w:val="0"/>
          <w:lang w:val="en-US"/>
        </w:rPr>
        <w:t xml:space="preserve"> </w:t>
      </w:r>
      <w:r>
        <w:rPr>
          <w:rFonts w:ascii="Times New Roman" w:hAnsi="Times New Roman"/>
          <w:sz w:val="24"/>
          <w:szCs w:val="24"/>
          <w:rtl w:val="0"/>
          <w:lang w:val="en-US"/>
        </w:rPr>
        <w:t>will</w:t>
      </w:r>
      <w:r>
        <w:rPr>
          <w:rFonts w:ascii="Times New Roman" w:hAnsi="Times New Roman"/>
          <w:spacing w:val="-3"/>
          <w:sz w:val="24"/>
          <w:szCs w:val="24"/>
          <w:rtl w:val="0"/>
          <w:lang w:val="en-US"/>
        </w:rPr>
        <w:t xml:space="preserve"> </w:t>
      </w:r>
      <w:r>
        <w:rPr>
          <w:rFonts w:ascii="Times New Roman" w:hAnsi="Times New Roman"/>
          <w:sz w:val="24"/>
          <w:szCs w:val="24"/>
          <w:rtl w:val="0"/>
          <w:lang w:val="en-US"/>
        </w:rPr>
        <w:t>address challenges</w:t>
      </w:r>
      <w:r>
        <w:rPr>
          <w:rFonts w:ascii="Times New Roman" w:hAnsi="Times New Roman"/>
          <w:spacing w:val="-3"/>
          <w:sz w:val="24"/>
          <w:szCs w:val="24"/>
          <w:rtl w:val="0"/>
          <w:lang w:val="en-US"/>
        </w:rPr>
        <w:t xml:space="preserve"> </w:t>
      </w:r>
      <w:r>
        <w:rPr>
          <w:rFonts w:ascii="Times New Roman" w:hAnsi="Times New Roman"/>
          <w:sz w:val="24"/>
          <w:szCs w:val="24"/>
          <w:rtl w:val="0"/>
          <w:lang w:val="en-US"/>
        </w:rPr>
        <w:t>associated</w:t>
      </w:r>
      <w:r>
        <w:rPr>
          <w:rFonts w:ascii="Times New Roman" w:hAnsi="Times New Roman"/>
          <w:spacing w:val="-3"/>
          <w:sz w:val="24"/>
          <w:szCs w:val="24"/>
          <w:rtl w:val="0"/>
          <w:lang w:val="en-US"/>
        </w:rPr>
        <w:t xml:space="preserve"> </w:t>
      </w:r>
      <w:r>
        <w:rPr>
          <w:rFonts w:ascii="Times New Roman" w:hAnsi="Times New Roman"/>
          <w:sz w:val="24"/>
          <w:szCs w:val="24"/>
          <w:rtl w:val="0"/>
          <w:lang w:val="en-US"/>
        </w:rPr>
        <w:t>with</w:t>
      </w:r>
      <w:r>
        <w:rPr>
          <w:rFonts w:ascii="Times New Roman" w:hAnsi="Times New Roman"/>
          <w:spacing w:val="-2"/>
          <w:sz w:val="24"/>
          <w:szCs w:val="24"/>
          <w:rtl w:val="0"/>
          <w:lang w:val="en-US"/>
        </w:rPr>
        <w:t xml:space="preserve"> </w:t>
      </w:r>
      <w:r>
        <w:rPr>
          <w:rFonts w:ascii="Times New Roman" w:hAnsi="Times New Roman"/>
          <w:sz w:val="24"/>
          <w:szCs w:val="24"/>
          <w:rtl w:val="0"/>
          <w:lang w:val="en-US"/>
        </w:rPr>
        <w:t>maintaining</w:t>
      </w:r>
      <w:r>
        <w:rPr>
          <w:rFonts w:ascii="Times New Roman" w:hAnsi="Times New Roman"/>
          <w:spacing w:val="-6"/>
          <w:sz w:val="24"/>
          <w:szCs w:val="24"/>
          <w:rtl w:val="0"/>
          <w:lang w:val="en-US"/>
        </w:rPr>
        <w:t xml:space="preserve"> </w:t>
      </w:r>
      <w:r>
        <w:rPr>
          <w:rFonts w:ascii="Times New Roman" w:hAnsi="Times New Roman"/>
          <w:sz w:val="24"/>
          <w:szCs w:val="24"/>
          <w:rtl w:val="0"/>
          <w:lang w:val="en-US"/>
        </w:rPr>
        <w:t>essential</w:t>
      </w:r>
      <w:r>
        <w:rPr>
          <w:rFonts w:ascii="Times New Roman" w:hAnsi="Times New Roman"/>
          <w:spacing w:val="-2"/>
          <w:sz w:val="24"/>
          <w:szCs w:val="24"/>
          <w:rtl w:val="0"/>
          <w:lang w:val="en-US"/>
        </w:rPr>
        <w:t xml:space="preserve"> </w:t>
      </w:r>
      <w:r>
        <w:rPr>
          <w:rFonts w:ascii="Times New Roman" w:hAnsi="Times New Roman"/>
          <w:sz w:val="24"/>
          <w:szCs w:val="24"/>
          <w:rtl w:val="0"/>
          <w:lang w:val="en-US"/>
        </w:rPr>
        <w:t>contractor</w:t>
      </w:r>
      <w:r>
        <w:rPr>
          <w:rFonts w:ascii="Times New Roman" w:hAnsi="Times New Roman"/>
          <w:spacing w:val="-4"/>
          <w:sz w:val="24"/>
          <w:szCs w:val="24"/>
          <w:rtl w:val="0"/>
          <w:lang w:val="en-US"/>
        </w:rPr>
        <w:t xml:space="preserve"> </w:t>
      </w:r>
      <w:r>
        <w:rPr>
          <w:rFonts w:ascii="Times New Roman" w:hAnsi="Times New Roman"/>
          <w:sz w:val="24"/>
          <w:szCs w:val="24"/>
          <w:rtl w:val="0"/>
          <w:lang w:val="en-US"/>
        </w:rPr>
        <w:t>services</w:t>
      </w:r>
      <w:r>
        <w:rPr>
          <w:rFonts w:ascii="Times New Roman" w:hAnsi="Times New Roman"/>
          <w:spacing w:val="-57"/>
          <w:sz w:val="24"/>
          <w:szCs w:val="24"/>
          <w:rtl w:val="0"/>
          <w:lang w:val="en-US"/>
        </w:rPr>
        <w:t xml:space="preserve"> </w:t>
      </w:r>
      <w:r>
        <w:rPr>
          <w:rFonts w:ascii="Times New Roman" w:hAnsi="Times New Roman"/>
          <w:sz w:val="24"/>
          <w:szCs w:val="24"/>
          <w:rtl w:val="0"/>
          <w:lang w:val="en-US"/>
        </w:rPr>
        <w:t>during</w:t>
      </w:r>
      <w:r>
        <w:rPr>
          <w:rFonts w:ascii="Times New Roman" w:hAnsi="Times New Roman"/>
          <w:spacing w:val="-4"/>
          <w:sz w:val="24"/>
          <w:szCs w:val="24"/>
          <w:rtl w:val="0"/>
          <w:lang w:val="en-US"/>
        </w:rPr>
        <w:t xml:space="preserve"> </w:t>
      </w:r>
      <w:r>
        <w:rPr>
          <w:rFonts w:ascii="Times New Roman" w:hAnsi="Times New Roman"/>
          <w:sz w:val="24"/>
          <w:szCs w:val="24"/>
          <w:rtl w:val="0"/>
          <w:lang w:val="en-US"/>
        </w:rPr>
        <w:t>an</w:t>
      </w:r>
      <w:r>
        <w:rPr>
          <w:rFonts w:ascii="Times New Roman" w:hAnsi="Times New Roman"/>
          <w:spacing w:val="2"/>
          <w:sz w:val="24"/>
          <w:szCs w:val="24"/>
          <w:rtl w:val="0"/>
          <w:lang w:val="en-US"/>
        </w:rPr>
        <w:t xml:space="preserve"> </w:t>
      </w:r>
      <w:r>
        <w:rPr>
          <w:rFonts w:ascii="Times New Roman" w:hAnsi="Times New Roman"/>
          <w:sz w:val="24"/>
          <w:szCs w:val="24"/>
          <w:rtl w:val="0"/>
          <w:lang w:val="en-US"/>
        </w:rPr>
        <w:t>extended event,</w:t>
      </w:r>
      <w:r>
        <w:rPr>
          <w:rFonts w:ascii="Times New Roman" w:hAnsi="Times New Roman"/>
          <w:spacing w:val="-2"/>
          <w:sz w:val="24"/>
          <w:szCs w:val="24"/>
          <w:rtl w:val="0"/>
          <w:lang w:val="en-US"/>
        </w:rPr>
        <w:t xml:space="preserve"> </w:t>
      </w:r>
      <w:r>
        <w:rPr>
          <w:rFonts w:ascii="Times New Roman" w:hAnsi="Times New Roman"/>
          <w:sz w:val="24"/>
          <w:szCs w:val="24"/>
          <w:rtl w:val="0"/>
          <w:lang w:val="en-US"/>
        </w:rPr>
        <w:t>such as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w:t>
      </w:r>
      <w:r>
        <w:rPr>
          <w:rFonts w:ascii="Times New Roman" w:hAnsi="Times New Roman"/>
          <w:spacing w:val="-1"/>
          <w:sz w:val="24"/>
          <w:szCs w:val="24"/>
          <w:rtl w:val="0"/>
          <w:lang w:val="en-US"/>
        </w:rPr>
        <w:t xml:space="preserve"> </w:t>
      </w:r>
      <w:r>
        <w:rPr>
          <w:rFonts w:ascii="Times New Roman" w:hAnsi="Times New Roman"/>
          <w:sz w:val="24"/>
          <w:szCs w:val="24"/>
          <w:rtl w:val="0"/>
          <w:lang w:val="en-US"/>
        </w:rPr>
        <w:t>pandemic</w:t>
      </w:r>
      <w:r>
        <w:rPr>
          <w:rFonts w:ascii="Times New Roman" w:hAnsi="Times New Roman"/>
          <w:spacing w:val="-1"/>
          <w:sz w:val="24"/>
          <w:szCs w:val="24"/>
          <w:rtl w:val="0"/>
          <w:lang w:val="en-US"/>
        </w:rPr>
        <w:t xml:space="preserve"> </w:t>
      </w:r>
      <w:r>
        <w:rPr>
          <w:rFonts w:ascii="Times New Roman" w:hAnsi="Times New Roman"/>
          <w:sz w:val="24"/>
          <w:szCs w:val="24"/>
          <w:rtl w:val="0"/>
          <w:lang w:val="en-US"/>
        </w:rPr>
        <w:t>that</w:t>
      </w:r>
      <w:r>
        <w:rPr>
          <w:rFonts w:ascii="Times New Roman" w:hAnsi="Times New Roman"/>
          <w:spacing w:val="1"/>
          <w:sz w:val="24"/>
          <w:szCs w:val="24"/>
          <w:rtl w:val="0"/>
          <w:lang w:val="en-US"/>
        </w:rPr>
        <w:t xml:space="preserve"> </w:t>
      </w:r>
      <w:r>
        <w:rPr>
          <w:rFonts w:ascii="Times New Roman" w:hAnsi="Times New Roman"/>
          <w:sz w:val="24"/>
          <w:szCs w:val="24"/>
          <w:rtl w:val="0"/>
          <w:lang w:val="en-US"/>
        </w:rPr>
        <w:t>occurs in repeated</w:t>
      </w:r>
      <w:r>
        <w:rPr>
          <w:rFonts w:ascii="Times New Roman" w:hAnsi="Times New Roman"/>
          <w:spacing w:val="1"/>
          <w:sz w:val="24"/>
          <w:szCs w:val="24"/>
          <w:rtl w:val="0"/>
          <w:lang w:val="en-US"/>
        </w:rPr>
        <w:t xml:space="preserve"> </w:t>
      </w:r>
      <w:r>
        <w:rPr>
          <w:rFonts w:ascii="Times New Roman" w:hAnsi="Times New Roman"/>
          <w:sz w:val="24"/>
          <w:szCs w:val="24"/>
          <w:rtl w:val="0"/>
          <w:lang w:val="en-US"/>
        </w:rPr>
        <w:t>waves;</w:t>
      </w:r>
    </w:p>
    <w:p>
      <w:pPr>
        <w:pStyle w:val="Body"/>
        <w:widowControl w:val="0"/>
        <w:tabs>
          <w:tab w:val="left" w:pos="700"/>
        </w:tabs>
        <w:ind w:right="798"/>
        <w:rPr>
          <w:rFonts w:ascii="Times New Roman" w:cs="Times New Roman" w:hAnsi="Times New Roman" w:eastAsia="Times New Roman"/>
          <w:sz w:val="24"/>
          <w:szCs w:val="24"/>
        </w:rPr>
      </w:pPr>
    </w:p>
    <w:p>
      <w:pPr>
        <w:pStyle w:val="List Paragraph"/>
        <w:widowControl w:val="0"/>
        <w:numPr>
          <w:ilvl w:val="0"/>
          <w:numId w:val="16"/>
        </w:numPr>
        <w:bidi w:val="0"/>
        <w:ind w:right="798"/>
        <w:jc w:val="left"/>
        <w:rPr>
          <w:rFonts w:ascii="Times New Roman" w:hAnsi="Times New Roman"/>
          <w:sz w:val="24"/>
          <w:szCs w:val="24"/>
          <w:rtl w:val="0"/>
          <w:lang w:val="en-US"/>
        </w:rPr>
      </w:pPr>
      <w:r>
        <w:rPr>
          <w:rFonts w:ascii="Times New Roman" w:hAnsi="Times New Roman"/>
          <w:sz w:val="24"/>
          <w:szCs w:val="24"/>
          <w:rtl w:val="0"/>
          <w:lang w:val="en-US"/>
        </w:rPr>
        <w:t>Identify what elements of tasking can be performed remotely; ensure personnel have remote access capability; stagger schedules to minimize exposure</w:t>
      </w:r>
      <w:r>
        <w:rPr>
          <w:rFonts w:ascii="Times New Roman" w:hAnsi="Times New Roman" w:hint="default"/>
          <w:sz w:val="24"/>
          <w:szCs w:val="24"/>
          <w:rtl w:val="0"/>
          <w:lang w:val="en-US"/>
        </w:rPr>
        <w:t>…</w:t>
      </w:r>
    </w:p>
    <w:p>
      <w:pPr>
        <w:pStyle w:val="Body"/>
        <w:widowControl w:val="0"/>
        <w:tabs>
          <w:tab w:val="left" w:pos="700"/>
        </w:tabs>
        <w:ind w:right="798"/>
        <w:rPr>
          <w:rFonts w:ascii="Times New Roman" w:cs="Times New Roman" w:hAnsi="Times New Roman" w:eastAsia="Times New Roman"/>
          <w:sz w:val="24"/>
          <w:szCs w:val="24"/>
        </w:rPr>
      </w:pPr>
    </w:p>
    <w:p>
      <w:pPr>
        <w:pStyle w:val="List Paragraph"/>
        <w:widowControl w:val="0"/>
        <w:numPr>
          <w:ilvl w:val="1"/>
          <w:numId w:val="17"/>
        </w:numPr>
        <w:bidi w:val="0"/>
        <w:spacing w:before="99" w:after="0" w:line="240" w:lineRule="auto"/>
        <w:ind w:right="646"/>
        <w:jc w:val="left"/>
        <w:rPr>
          <w:rFonts w:ascii="Times New Roman" w:hAnsi="Times New Roman"/>
          <w:sz w:val="24"/>
          <w:szCs w:val="24"/>
          <w:rtl w:val="0"/>
          <w:lang w:val="en-US"/>
        </w:rPr>
      </w:pPr>
      <w:r>
        <w:rPr>
          <w:rFonts w:ascii="Times New Roman" w:hAnsi="Times New Roman"/>
          <w:sz w:val="24"/>
          <w:szCs w:val="24"/>
          <w:rtl w:val="0"/>
          <w:lang w:val="en-US"/>
        </w:rPr>
        <w:t>How you will address time lapse associated with the initiation of the acquisition of essential</w:t>
      </w:r>
      <w:r>
        <w:rPr>
          <w:rFonts w:ascii="Times New Roman" w:hAnsi="Times New Roman"/>
          <w:spacing w:val="-57"/>
          <w:sz w:val="24"/>
          <w:szCs w:val="24"/>
          <w:rtl w:val="0"/>
          <w:lang w:val="en-US"/>
        </w:rPr>
        <w:t xml:space="preserve"> </w:t>
      </w:r>
      <w:r>
        <w:rPr>
          <w:rFonts w:ascii="Times New Roman" w:hAnsi="Times New Roman"/>
          <w:sz w:val="24"/>
          <w:szCs w:val="24"/>
          <w:rtl w:val="0"/>
          <w:lang w:val="en-US"/>
        </w:rPr>
        <w:t>personnel</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and</w:t>
      </w:r>
      <w:r>
        <w:rPr>
          <w:rFonts w:ascii="Times New Roman" w:hAnsi="Times New Roman"/>
          <w:spacing w:val="2"/>
          <w:sz w:val="24"/>
          <w:szCs w:val="24"/>
          <w:rtl w:val="0"/>
          <w:lang w:val="en-US"/>
        </w:rPr>
        <w:t xml:space="preserve"> </w:t>
      </w:r>
      <w:r>
        <w:rPr>
          <w:rFonts w:ascii="Times New Roman" w:hAnsi="Times New Roman"/>
          <w:sz w:val="24"/>
          <w:szCs w:val="24"/>
          <w:rtl w:val="0"/>
          <w:lang w:val="en-US"/>
        </w:rPr>
        <w:t>resources</w:t>
      </w:r>
      <w:r>
        <w:rPr>
          <w:rFonts w:ascii="Times New Roman" w:hAnsi="Times New Roman"/>
          <w:spacing w:val="2"/>
          <w:sz w:val="24"/>
          <w:szCs w:val="24"/>
          <w:rtl w:val="0"/>
          <w:lang w:val="en-US"/>
        </w:rPr>
        <w:t xml:space="preserve"> </w:t>
      </w:r>
      <w:r>
        <w:rPr>
          <w:rFonts w:ascii="Times New Roman" w:hAnsi="Times New Roman"/>
          <w:sz w:val="24"/>
          <w:szCs w:val="24"/>
          <w:rtl w:val="0"/>
          <w:lang w:val="en-US"/>
        </w:rPr>
        <w:t>and their</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actual</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availability</w:t>
      </w:r>
      <w:r>
        <w:rPr>
          <w:rFonts w:ascii="Times New Roman" w:hAnsi="Times New Roman"/>
          <w:spacing w:val="-5"/>
          <w:sz w:val="24"/>
          <w:szCs w:val="24"/>
          <w:rtl w:val="0"/>
          <w:lang w:val="en-US"/>
        </w:rPr>
        <w:t xml:space="preserve"> </w:t>
      </w:r>
      <w:r>
        <w:rPr>
          <w:rFonts w:ascii="Times New Roman" w:hAnsi="Times New Roman"/>
          <w:sz w:val="24"/>
          <w:szCs w:val="24"/>
          <w:rtl w:val="0"/>
          <w:lang w:val="en-US"/>
        </w:rPr>
        <w:t>on site;</w:t>
      </w:r>
    </w:p>
    <w:p>
      <w:pPr>
        <w:pStyle w:val="List Paragraph"/>
        <w:widowControl w:val="0"/>
        <w:numPr>
          <w:ilvl w:val="0"/>
          <w:numId w:val="18"/>
        </w:numPr>
        <w:bidi w:val="0"/>
        <w:spacing w:before="99"/>
        <w:ind w:right="646"/>
        <w:jc w:val="left"/>
        <w:rPr>
          <w:rFonts w:ascii="Times New Roman" w:hAnsi="Times New Roman"/>
          <w:sz w:val="24"/>
          <w:szCs w:val="24"/>
          <w:rtl w:val="0"/>
          <w:lang w:val="en-US"/>
        </w:rPr>
      </w:pPr>
      <w:r>
        <w:rPr>
          <w:rFonts w:ascii="Times New Roman" w:hAnsi="Times New Roman"/>
          <w:sz w:val="24"/>
          <w:szCs w:val="24"/>
          <w:rtl w:val="0"/>
          <w:lang w:val="en-US"/>
        </w:rPr>
        <w:t xml:space="preserve">Cross-training key personnel; cross-training non-key personnel. Identify </w:t>
      </w:r>
      <w:r>
        <w:rPr>
          <w:rFonts w:ascii="Times New Roman" w:hAnsi="Times New Roman" w:hint="default"/>
          <w:sz w:val="24"/>
          <w:szCs w:val="24"/>
          <w:rtl w:val="0"/>
          <w:lang w:val="en-US"/>
        </w:rPr>
        <w:t>“</w:t>
      </w:r>
      <w:r>
        <w:rPr>
          <w:rFonts w:ascii="Times New Roman" w:hAnsi="Times New Roman"/>
          <w:sz w:val="24"/>
          <w:szCs w:val="24"/>
          <w:rtl w:val="0"/>
          <w:lang w:val="en-US"/>
        </w:rPr>
        <w:t>bench</w:t>
      </w:r>
      <w:r>
        <w:rPr>
          <w:rFonts w:ascii="Times New Roman" w:hAnsi="Times New Roman" w:hint="default"/>
          <w:sz w:val="24"/>
          <w:szCs w:val="24"/>
          <w:rtl w:val="0"/>
          <w:lang w:val="en-US"/>
        </w:rPr>
        <w:t xml:space="preserve">” </w:t>
      </w:r>
      <w:r>
        <w:rPr>
          <w:rFonts w:ascii="Times New Roman" w:hAnsi="Times New Roman"/>
          <w:sz w:val="24"/>
          <w:szCs w:val="24"/>
          <w:rtl w:val="0"/>
          <w:lang w:val="en-US"/>
        </w:rPr>
        <w:t>of touch-labor/temporary/part-time technically qualified personnel.</w:t>
      </w:r>
    </w:p>
    <w:p>
      <w:pPr>
        <w:pStyle w:val="Body"/>
        <w:widowControl w:val="0"/>
        <w:tabs>
          <w:tab w:val="left" w:pos="686"/>
        </w:tabs>
        <w:spacing w:before="99"/>
        <w:ind w:right="646"/>
        <w:rPr>
          <w:rFonts w:ascii="Times New Roman" w:cs="Times New Roman" w:hAnsi="Times New Roman" w:eastAsia="Times New Roman"/>
          <w:sz w:val="24"/>
          <w:szCs w:val="24"/>
        </w:rPr>
      </w:pPr>
    </w:p>
    <w:p>
      <w:pPr>
        <w:pStyle w:val="List Paragraph"/>
        <w:widowControl w:val="0"/>
        <w:numPr>
          <w:ilvl w:val="1"/>
          <w:numId w:val="19"/>
        </w:numPr>
        <w:bidi w:val="0"/>
        <w:spacing w:before="201" w:after="0" w:line="240" w:lineRule="auto"/>
        <w:ind w:right="801"/>
        <w:jc w:val="left"/>
        <w:rPr>
          <w:rFonts w:ascii="Times New Roman" w:hAnsi="Times New Roman"/>
          <w:sz w:val="24"/>
          <w:szCs w:val="24"/>
          <w:rtl w:val="0"/>
          <w:lang w:val="en-US"/>
        </w:rPr>
      </w:pPr>
      <w:r>
        <w:rPr>
          <w:rFonts w:ascii="Times New Roman" w:hAnsi="Times New Roman"/>
          <w:sz w:val="24"/>
          <w:szCs w:val="24"/>
          <w:rtl w:val="0"/>
          <w:lang w:val="en-US"/>
        </w:rPr>
        <w:t>How you will address components, processes, and requirements for the identification,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training, and preparedness of personnel who are capable of relocating to alternate facilities or</w:t>
      </w:r>
      <w:r>
        <w:rPr>
          <w:rFonts w:ascii="Times New Roman" w:hAnsi="Times New Roman"/>
          <w:spacing w:val="-57"/>
          <w:sz w:val="24"/>
          <w:szCs w:val="24"/>
          <w:rtl w:val="0"/>
          <w:lang w:val="en-US"/>
        </w:rPr>
        <w:t xml:space="preserve"> </w:t>
      </w:r>
      <w:r>
        <w:rPr>
          <w:rFonts w:ascii="Times New Roman" w:hAnsi="Times New Roman"/>
          <w:sz w:val="24"/>
          <w:szCs w:val="24"/>
          <w:rtl w:val="0"/>
          <w:lang w:val="en-US"/>
        </w:rPr>
        <w:t>performing</w:t>
      </w:r>
      <w:r>
        <w:rPr>
          <w:rFonts w:ascii="Times New Roman" w:hAnsi="Times New Roman"/>
          <w:spacing w:val="-4"/>
          <w:sz w:val="24"/>
          <w:szCs w:val="24"/>
          <w:rtl w:val="0"/>
          <w:lang w:val="en-US"/>
        </w:rPr>
        <w:t xml:space="preserve"> </w:t>
      </w:r>
      <w:r>
        <w:rPr>
          <w:rFonts w:ascii="Times New Roman" w:hAnsi="Times New Roman"/>
          <w:sz w:val="24"/>
          <w:szCs w:val="24"/>
          <w:rtl w:val="0"/>
          <w:lang w:val="en-US"/>
        </w:rPr>
        <w:t>work</w:t>
      </w:r>
      <w:r>
        <w:rPr>
          <w:rFonts w:ascii="Times New Roman" w:hAnsi="Times New Roman"/>
          <w:spacing w:val="2"/>
          <w:sz w:val="24"/>
          <w:szCs w:val="24"/>
          <w:rtl w:val="0"/>
          <w:lang w:val="en-US"/>
        </w:rPr>
        <w:t xml:space="preserve"> </w:t>
      </w:r>
      <w:r>
        <w:rPr>
          <w:rFonts w:ascii="Times New Roman" w:hAnsi="Times New Roman"/>
          <w:sz w:val="24"/>
          <w:szCs w:val="24"/>
          <w:rtl w:val="0"/>
          <w:lang w:val="en-US"/>
        </w:rPr>
        <w:t>from home;</w:t>
      </w:r>
    </w:p>
    <w:p>
      <w:pPr>
        <w:pStyle w:val="List Paragraph"/>
        <w:widowControl w:val="0"/>
        <w:numPr>
          <w:ilvl w:val="0"/>
          <w:numId w:val="16"/>
        </w:numPr>
        <w:bidi w:val="0"/>
        <w:spacing w:before="201"/>
        <w:ind w:right="801"/>
        <w:jc w:val="left"/>
        <w:rPr>
          <w:rFonts w:ascii="Times New Roman" w:hAnsi="Times New Roman"/>
          <w:sz w:val="24"/>
          <w:szCs w:val="24"/>
          <w:rtl w:val="0"/>
          <w:lang w:val="en-US"/>
        </w:rPr>
      </w:pPr>
      <w:r>
        <w:rPr>
          <w:rFonts w:ascii="Times New Roman" w:hAnsi="Times New Roman"/>
          <w:sz w:val="24"/>
          <w:szCs w:val="24"/>
          <w:rtl w:val="0"/>
          <w:lang w:val="en-US"/>
        </w:rPr>
        <w:t>Need to flesh out how we</w:t>
      </w:r>
      <w:r>
        <w:rPr>
          <w:rFonts w:ascii="Times New Roman" w:hAnsi="Times New Roman" w:hint="default"/>
          <w:sz w:val="24"/>
          <w:szCs w:val="24"/>
          <w:rtl w:val="0"/>
          <w:lang w:val="en-US"/>
        </w:rPr>
        <w:t>’</w:t>
      </w:r>
      <w:r>
        <w:rPr>
          <w:rFonts w:ascii="Times New Roman" w:hAnsi="Times New Roman"/>
          <w:sz w:val="24"/>
          <w:szCs w:val="24"/>
          <w:rtl w:val="0"/>
          <w:lang w:val="en-US"/>
        </w:rPr>
        <w:t>ve done this for the past two years.</w:t>
      </w:r>
    </w:p>
    <w:p>
      <w:pPr>
        <w:pStyle w:val="Body"/>
        <w:widowControl w:val="0"/>
        <w:tabs>
          <w:tab w:val="left" w:pos="700"/>
        </w:tabs>
        <w:spacing w:before="201"/>
        <w:ind w:right="801"/>
        <w:rPr>
          <w:rFonts w:ascii="Times New Roman" w:cs="Times New Roman" w:hAnsi="Times New Roman" w:eastAsia="Times New Roman"/>
          <w:sz w:val="24"/>
          <w:szCs w:val="24"/>
        </w:rPr>
      </w:pPr>
    </w:p>
    <w:p>
      <w:pPr>
        <w:pStyle w:val="List Paragraph"/>
        <w:widowControl w:val="0"/>
        <w:numPr>
          <w:ilvl w:val="1"/>
          <w:numId w:val="20"/>
        </w:numPr>
        <w:bidi w:val="0"/>
        <w:spacing w:before="199" w:after="0" w:line="240" w:lineRule="auto"/>
        <w:ind w:right="478"/>
        <w:jc w:val="left"/>
        <w:rPr>
          <w:rFonts w:ascii="Times New Roman" w:hAnsi="Times New Roman"/>
          <w:sz w:val="24"/>
          <w:szCs w:val="24"/>
          <w:rtl w:val="0"/>
          <w:lang w:val="en-US"/>
        </w:rPr>
      </w:pPr>
      <w:r>
        <w:rPr>
          <w:rFonts w:ascii="Times New Roman" w:hAnsi="Times New Roman"/>
          <w:sz w:val="24"/>
          <w:szCs w:val="24"/>
          <w:rtl w:val="0"/>
          <w:lang w:val="en-US"/>
        </w:rPr>
        <w:t>How</w:t>
      </w:r>
      <w:r>
        <w:rPr>
          <w:rFonts w:ascii="Times New Roman" w:hAnsi="Times New Roman"/>
          <w:spacing w:val="1"/>
          <w:sz w:val="24"/>
          <w:szCs w:val="24"/>
          <w:rtl w:val="0"/>
          <w:lang w:val="en-US"/>
        </w:rPr>
        <w:t xml:space="preserve"> </w:t>
      </w:r>
      <w:r>
        <w:rPr>
          <w:rFonts w:ascii="Times New Roman" w:hAnsi="Times New Roman"/>
          <w:sz w:val="24"/>
          <w:szCs w:val="24"/>
          <w:rtl w:val="0"/>
          <w:lang w:val="en-US"/>
        </w:rPr>
        <w:t>you</w:t>
      </w:r>
      <w:r>
        <w:rPr>
          <w:rFonts w:ascii="Times New Roman" w:hAnsi="Times New Roman"/>
          <w:spacing w:val="-2"/>
          <w:sz w:val="24"/>
          <w:szCs w:val="24"/>
          <w:rtl w:val="0"/>
          <w:lang w:val="en-US"/>
        </w:rPr>
        <w:t xml:space="preserve"> </w:t>
      </w:r>
      <w:r>
        <w:rPr>
          <w:rFonts w:ascii="Times New Roman" w:hAnsi="Times New Roman"/>
          <w:sz w:val="24"/>
          <w:szCs w:val="24"/>
          <w:rtl w:val="0"/>
          <w:lang w:val="en-US"/>
        </w:rPr>
        <w:t>will</w:t>
      </w:r>
      <w:r>
        <w:rPr>
          <w:rFonts w:ascii="Times New Roman" w:hAnsi="Times New Roman"/>
          <w:spacing w:val="-2"/>
          <w:sz w:val="24"/>
          <w:szCs w:val="24"/>
          <w:rtl w:val="0"/>
          <w:lang w:val="en-US"/>
        </w:rPr>
        <w:t xml:space="preserve"> </w:t>
      </w:r>
      <w:r>
        <w:rPr>
          <w:rFonts w:ascii="Times New Roman" w:hAnsi="Times New Roman"/>
          <w:sz w:val="24"/>
          <w:szCs w:val="24"/>
          <w:rtl w:val="0"/>
          <w:lang w:val="en-US"/>
        </w:rPr>
        <w:t>establish</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an</w:t>
      </w:r>
      <w:r>
        <w:rPr>
          <w:rFonts w:ascii="Times New Roman" w:hAnsi="Times New Roman"/>
          <w:spacing w:val="-2"/>
          <w:sz w:val="24"/>
          <w:szCs w:val="24"/>
          <w:rtl w:val="0"/>
          <w:lang w:val="en-US"/>
        </w:rPr>
        <w:t xml:space="preserve"> </w:t>
      </w:r>
      <w:r>
        <w:rPr>
          <w:rFonts w:ascii="Times New Roman" w:hAnsi="Times New Roman"/>
          <w:sz w:val="24"/>
          <w:szCs w:val="24"/>
          <w:rtl w:val="0"/>
          <w:lang w:val="en-US"/>
        </w:rPr>
        <w:t>alert</w:t>
      </w:r>
      <w:r>
        <w:rPr>
          <w:rFonts w:ascii="Times New Roman" w:hAnsi="Times New Roman"/>
          <w:spacing w:val="-2"/>
          <w:sz w:val="24"/>
          <w:szCs w:val="24"/>
          <w:rtl w:val="0"/>
          <w:lang w:val="en-US"/>
        </w:rPr>
        <w:t xml:space="preserve"> </w:t>
      </w:r>
      <w:r>
        <w:rPr>
          <w:rFonts w:ascii="Times New Roman" w:hAnsi="Times New Roman"/>
          <w:sz w:val="24"/>
          <w:szCs w:val="24"/>
          <w:rtl w:val="0"/>
          <w:lang w:val="en-US"/>
        </w:rPr>
        <w:t>and</w:t>
      </w:r>
      <w:r>
        <w:rPr>
          <w:rFonts w:ascii="Times New Roman" w:hAnsi="Times New Roman"/>
          <w:spacing w:val="-2"/>
          <w:sz w:val="24"/>
          <w:szCs w:val="24"/>
          <w:rtl w:val="0"/>
          <w:lang w:val="en-US"/>
        </w:rPr>
        <w:t xml:space="preserve"> </w:t>
      </w:r>
      <w:r>
        <w:rPr>
          <w:rFonts w:ascii="Times New Roman" w:hAnsi="Times New Roman"/>
          <w:sz w:val="24"/>
          <w:szCs w:val="24"/>
          <w:rtl w:val="0"/>
          <w:lang w:val="en-US"/>
        </w:rPr>
        <w:t>notification</w:t>
      </w:r>
      <w:r>
        <w:rPr>
          <w:rFonts w:ascii="Times New Roman" w:hAnsi="Times New Roman"/>
          <w:spacing w:val="-2"/>
          <w:sz w:val="24"/>
          <w:szCs w:val="24"/>
          <w:rtl w:val="0"/>
          <w:lang w:val="en-US"/>
        </w:rPr>
        <w:t xml:space="preserve"> </w:t>
      </w:r>
      <w:r>
        <w:rPr>
          <w:rFonts w:ascii="Times New Roman" w:hAnsi="Times New Roman"/>
          <w:sz w:val="24"/>
          <w:szCs w:val="24"/>
          <w:rtl w:val="0"/>
          <w:lang w:val="en-US"/>
        </w:rPr>
        <w:t>procedure</w:t>
      </w:r>
      <w:r>
        <w:rPr>
          <w:rFonts w:ascii="Times New Roman" w:hAnsi="Times New Roman"/>
          <w:spacing w:val="-3"/>
          <w:sz w:val="24"/>
          <w:szCs w:val="24"/>
          <w:rtl w:val="0"/>
          <w:lang w:val="en-US"/>
        </w:rPr>
        <w:t xml:space="preserve"> </w:t>
      </w:r>
      <w:r>
        <w:rPr>
          <w:rFonts w:ascii="Times New Roman" w:hAnsi="Times New Roman"/>
          <w:sz w:val="24"/>
          <w:szCs w:val="24"/>
          <w:rtl w:val="0"/>
          <w:lang w:val="en-US"/>
        </w:rPr>
        <w:t>for</w:t>
      </w:r>
      <w:r>
        <w:rPr>
          <w:rFonts w:ascii="Times New Roman" w:hAnsi="Times New Roman"/>
          <w:spacing w:val="-3"/>
          <w:sz w:val="24"/>
          <w:szCs w:val="24"/>
          <w:rtl w:val="0"/>
          <w:lang w:val="en-US"/>
        </w:rPr>
        <w:t xml:space="preserve"> </w:t>
      </w:r>
      <w:r>
        <w:rPr>
          <w:rFonts w:ascii="Times New Roman" w:hAnsi="Times New Roman"/>
          <w:sz w:val="24"/>
          <w:szCs w:val="24"/>
          <w:rtl w:val="0"/>
          <w:lang w:val="en-US"/>
        </w:rPr>
        <w:t>mobilizing</w:t>
      </w:r>
      <w:r>
        <w:rPr>
          <w:rFonts w:ascii="Times New Roman" w:hAnsi="Times New Roman"/>
          <w:spacing w:val="-5"/>
          <w:sz w:val="24"/>
          <w:szCs w:val="24"/>
          <w:rtl w:val="0"/>
          <w:lang w:val="en-US"/>
        </w:rPr>
        <w:t xml:space="preserve"> </w:t>
      </w:r>
      <w:r>
        <w:rPr>
          <w:rFonts w:ascii="Times New Roman" w:hAnsi="Times New Roman"/>
          <w:sz w:val="24"/>
          <w:szCs w:val="24"/>
          <w:rtl w:val="0"/>
          <w:lang w:val="en-US"/>
        </w:rPr>
        <w:t xml:space="preserve">identified </w:t>
      </w:r>
      <w:r>
        <w:rPr>
          <w:rFonts w:ascii="Times New Roman" w:hAnsi="Times New Roman" w:hint="default"/>
          <w:sz w:val="24"/>
          <w:szCs w:val="24"/>
          <w:rtl w:val="0"/>
          <w:lang w:val="en-US"/>
        </w:rPr>
        <w:t>“</w:t>
      </w:r>
      <w:r>
        <w:rPr>
          <w:rFonts w:ascii="Times New Roman" w:hAnsi="Times New Roman"/>
          <w:sz w:val="24"/>
          <w:szCs w:val="24"/>
          <w:rtl w:val="0"/>
          <w:lang w:val="en-US"/>
        </w:rPr>
        <w:t>essential</w:t>
      </w:r>
      <w:r>
        <w:rPr>
          <w:rFonts w:ascii="Times New Roman" w:hAnsi="Times New Roman"/>
          <w:spacing w:val="-57"/>
          <w:sz w:val="24"/>
          <w:szCs w:val="24"/>
          <w:rtl w:val="0"/>
          <w:lang w:val="en-US"/>
        </w:rPr>
        <w:t xml:space="preserve"> </w:t>
      </w:r>
      <w:r>
        <w:rPr>
          <w:rFonts w:ascii="Times New Roman" w:hAnsi="Times New Roman"/>
          <w:sz w:val="24"/>
          <w:szCs w:val="24"/>
          <w:rtl w:val="0"/>
          <w:lang w:val="en-US"/>
        </w:rPr>
        <w:t>contractor</w:t>
      </w:r>
      <w:r>
        <w:rPr>
          <w:rFonts w:ascii="Times New Roman" w:hAnsi="Times New Roman"/>
          <w:spacing w:val="-2"/>
          <w:sz w:val="24"/>
          <w:szCs w:val="24"/>
          <w:rtl w:val="0"/>
          <w:lang w:val="en-US"/>
        </w:rPr>
        <w:t xml:space="preserve"> </w:t>
      </w:r>
      <w:r>
        <w:rPr>
          <w:rFonts w:ascii="Times New Roman" w:hAnsi="Times New Roman"/>
          <w:sz w:val="24"/>
          <w:szCs w:val="24"/>
          <w:rtl w:val="0"/>
          <w:lang w:val="en-US"/>
        </w:rPr>
        <w:t>service</w:t>
      </w:r>
      <w:r>
        <w:rPr>
          <w:rFonts w:ascii="Times New Roman" w:hAnsi="Times New Roman" w:hint="default"/>
          <w:sz w:val="24"/>
          <w:szCs w:val="24"/>
          <w:rtl w:val="0"/>
          <w:lang w:val="en-US"/>
        </w:rPr>
        <w:t>”</w:t>
      </w:r>
      <w:r>
        <w:rPr>
          <w:rFonts w:ascii="Times New Roman" w:hAnsi="Times New Roman"/>
          <w:spacing w:val="-1"/>
          <w:sz w:val="24"/>
          <w:szCs w:val="24"/>
          <w:rtl w:val="0"/>
          <w:lang w:val="en-US"/>
        </w:rPr>
        <w:t xml:space="preserve"> </w:t>
      </w:r>
      <w:r>
        <w:rPr>
          <w:rFonts w:ascii="Times New Roman" w:hAnsi="Times New Roman"/>
          <w:sz w:val="24"/>
          <w:szCs w:val="24"/>
          <w:rtl w:val="0"/>
          <w:lang w:val="en-US"/>
        </w:rPr>
        <w:t>personnel; and</w:t>
      </w:r>
    </w:p>
    <w:p>
      <w:pPr>
        <w:pStyle w:val="List Paragraph"/>
        <w:widowControl w:val="0"/>
        <w:numPr>
          <w:ilvl w:val="0"/>
          <w:numId w:val="18"/>
        </w:numPr>
        <w:bidi w:val="0"/>
        <w:spacing w:before="199"/>
        <w:ind w:right="478"/>
        <w:jc w:val="left"/>
        <w:rPr>
          <w:rFonts w:ascii="Times New Roman" w:hAnsi="Times New Roman"/>
          <w:sz w:val="24"/>
          <w:szCs w:val="24"/>
          <w:rtl w:val="0"/>
          <w:lang w:val="en-US"/>
        </w:rPr>
      </w:pPr>
      <w:r>
        <w:rPr>
          <w:rFonts w:ascii="Times New Roman" w:hAnsi="Times New Roman"/>
          <w:sz w:val="24"/>
          <w:szCs w:val="24"/>
          <w:rtl w:val="0"/>
          <w:lang w:val="en-US"/>
        </w:rPr>
        <w:t>Need to provide specifics here. Graphic?</w:t>
      </w:r>
    </w:p>
    <w:p>
      <w:pPr>
        <w:pStyle w:val="Body"/>
        <w:widowControl w:val="0"/>
        <w:tabs>
          <w:tab w:val="left" w:pos="686"/>
        </w:tabs>
        <w:spacing w:before="199"/>
        <w:ind w:right="478"/>
        <w:rPr>
          <w:rFonts w:ascii="Times New Roman" w:cs="Times New Roman" w:hAnsi="Times New Roman" w:eastAsia="Times New Roman"/>
          <w:sz w:val="24"/>
          <w:szCs w:val="24"/>
        </w:rPr>
      </w:pPr>
    </w:p>
    <w:p>
      <w:pPr>
        <w:pStyle w:val="List Paragraph"/>
        <w:widowControl w:val="0"/>
        <w:numPr>
          <w:ilvl w:val="1"/>
          <w:numId w:val="21"/>
        </w:numPr>
        <w:bidi w:val="0"/>
        <w:spacing w:before="200" w:after="0" w:line="240" w:lineRule="auto"/>
        <w:ind w:right="453"/>
        <w:jc w:val="left"/>
        <w:rPr>
          <w:rFonts w:ascii="Times New Roman" w:hAnsi="Times New Roman"/>
          <w:sz w:val="24"/>
          <w:szCs w:val="24"/>
          <w:rtl w:val="0"/>
          <w:lang w:val="en-US"/>
        </w:rPr>
      </w:pPr>
      <w:r>
        <w:rPr>
          <w:rFonts w:ascii="Times New Roman" w:hAnsi="Times New Roman"/>
          <w:sz w:val="24"/>
          <w:szCs w:val="24"/>
          <w:rtl w:val="0"/>
          <w:lang w:val="en-US"/>
        </w:rPr>
        <w:t>The approach you will use for communicating expectations to contractor employees regarding</w:t>
      </w:r>
      <w:r>
        <w:rPr>
          <w:rFonts w:ascii="Times New Roman" w:hAnsi="Times New Roman"/>
          <w:spacing w:val="-57"/>
          <w:sz w:val="24"/>
          <w:szCs w:val="24"/>
          <w:rtl w:val="0"/>
          <w:lang w:val="en-US"/>
        </w:rPr>
        <w:t xml:space="preserve"> </w:t>
      </w:r>
      <w:r>
        <w:rPr>
          <w:rFonts w:ascii="Times New Roman" w:hAnsi="Times New Roman"/>
          <w:sz w:val="24"/>
          <w:szCs w:val="24"/>
          <w:rtl w:val="0"/>
          <w:lang w:val="en-US"/>
        </w:rPr>
        <w:t>their</w:t>
      </w:r>
      <w:r>
        <w:rPr>
          <w:rFonts w:ascii="Times New Roman" w:hAnsi="Times New Roman"/>
          <w:spacing w:val="-2"/>
          <w:sz w:val="24"/>
          <w:szCs w:val="24"/>
          <w:rtl w:val="0"/>
          <w:lang w:val="en-US"/>
        </w:rPr>
        <w:t xml:space="preserve"> </w:t>
      </w:r>
      <w:r>
        <w:rPr>
          <w:rFonts w:ascii="Times New Roman" w:hAnsi="Times New Roman"/>
          <w:sz w:val="24"/>
          <w:szCs w:val="24"/>
          <w:rtl w:val="0"/>
          <w:lang w:val="en-US"/>
        </w:rPr>
        <w:t>roles and responsibilities during</w:t>
      </w:r>
      <w:r>
        <w:rPr>
          <w:rFonts w:ascii="Times New Roman" w:hAnsi="Times New Roman"/>
          <w:spacing w:val="-3"/>
          <w:sz w:val="24"/>
          <w:szCs w:val="24"/>
          <w:rtl w:val="0"/>
          <w:lang w:val="en-US"/>
        </w:rPr>
        <w:t xml:space="preserve"> </w:t>
      </w:r>
      <w:r>
        <w:rPr>
          <w:rFonts w:ascii="Times New Roman" w:hAnsi="Times New Roman"/>
          <w:sz w:val="24"/>
          <w:szCs w:val="24"/>
          <w:rtl w:val="0"/>
          <w:lang w:val="en-US"/>
        </w:rPr>
        <w:t>a</w:t>
      </w:r>
      <w:r>
        <w:rPr>
          <w:rFonts w:ascii="Times New Roman" w:hAnsi="Times New Roman"/>
          <w:spacing w:val="-1"/>
          <w:sz w:val="24"/>
          <w:szCs w:val="24"/>
          <w:rtl w:val="0"/>
          <w:lang w:val="en-US"/>
        </w:rPr>
        <w:t xml:space="preserve"> </w:t>
      </w:r>
      <w:r>
        <w:rPr>
          <w:rFonts w:ascii="Times New Roman" w:hAnsi="Times New Roman"/>
          <w:sz w:val="24"/>
          <w:szCs w:val="24"/>
          <w:rtl w:val="0"/>
          <w:lang w:val="en-US"/>
        </w:rPr>
        <w:t>crisis.</w:t>
      </w:r>
    </w:p>
    <w:p>
      <w:pPr>
        <w:pStyle w:val="List Paragraph"/>
        <w:widowControl w:val="0"/>
        <w:numPr>
          <w:ilvl w:val="0"/>
          <w:numId w:val="22"/>
        </w:numPr>
        <w:bidi w:val="0"/>
        <w:spacing w:before="200"/>
        <w:ind w:right="453"/>
        <w:jc w:val="left"/>
        <w:rPr>
          <w:rFonts w:ascii="Times New Roman" w:hAnsi="Times New Roman"/>
          <w:sz w:val="24"/>
          <w:szCs w:val="24"/>
          <w:rtl w:val="0"/>
          <w:lang w:val="en-US"/>
        </w:rPr>
      </w:pPr>
      <w:r>
        <w:rPr>
          <w:rFonts w:ascii="Times New Roman" w:hAnsi="Times New Roman"/>
          <w:sz w:val="24"/>
          <w:szCs w:val="24"/>
          <w:rtl w:val="0"/>
          <w:lang w:val="en-US"/>
        </w:rPr>
        <w:t xml:space="preserve">Same way we communicate expectations during normal times. </w:t>
      </w:r>
    </w:p>
    <w:p>
      <w:pPr>
        <w:pStyle w:val="Body"/>
        <w:widowControl w:val="0"/>
        <w:tabs>
          <w:tab w:val="left" w:pos="660"/>
        </w:tabs>
        <w:spacing w:before="200"/>
        <w:ind w:right="453"/>
        <w:rPr>
          <w:rFonts w:ascii="Times New Roman" w:cs="Times New Roman" w:hAnsi="Times New Roman" w:eastAsia="Times New Roman"/>
          <w:sz w:val="24"/>
          <w:szCs w:val="24"/>
        </w:rPr>
      </w:pPr>
    </w:p>
    <w:p>
      <w:pPr>
        <w:pStyle w:val="Body Text"/>
        <w:spacing w:before="8"/>
      </w:pPr>
    </w:p>
    <w:p>
      <w:pPr>
        <w:pStyle w:val="List Paragraph"/>
        <w:widowControl w:val="0"/>
        <w:numPr>
          <w:ilvl w:val="0"/>
          <w:numId w:val="23"/>
        </w:numPr>
        <w:bidi w:val="0"/>
        <w:spacing w:before="1" w:after="0" w:line="240" w:lineRule="auto"/>
        <w:ind w:right="497"/>
        <w:jc w:val="left"/>
        <w:rPr>
          <w:rFonts w:ascii="Times New Roman" w:hAnsi="Times New Roman"/>
          <w:sz w:val="24"/>
          <w:szCs w:val="24"/>
          <w:rtl w:val="0"/>
          <w:lang w:val="en-US"/>
        </w:rPr>
      </w:pPr>
      <w:r>
        <w:rPr>
          <w:rFonts w:ascii="Times New Roman" w:hAnsi="Times New Roman"/>
          <w:b w:val="1"/>
          <w:bCs w:val="1"/>
          <w:sz w:val="24"/>
          <w:szCs w:val="24"/>
          <w:u w:val="single"/>
          <w:rtl w:val="0"/>
          <w:lang w:val="en-US"/>
        </w:rPr>
        <w:t>PRICING.</w:t>
      </w:r>
      <w:r>
        <w:rPr>
          <w:rFonts w:ascii="Times New Roman" w:hAnsi="Times New Roman"/>
          <w:b w:val="1"/>
          <w:bCs w:val="1"/>
          <w:spacing w:val="60"/>
          <w:sz w:val="24"/>
          <w:szCs w:val="24"/>
          <w:rtl w:val="0"/>
          <w:lang w:val="en-US"/>
        </w:rPr>
        <w:t xml:space="preserve"> </w:t>
      </w:r>
      <w:r>
        <w:rPr>
          <w:rFonts w:ascii="Times New Roman" w:hAnsi="Times New Roman"/>
          <w:sz w:val="24"/>
          <w:szCs w:val="24"/>
          <w:rtl w:val="0"/>
          <w:lang w:val="en-US"/>
        </w:rPr>
        <w:t>The mission-essential IT Support services are identified in PWS and the CLINs within the contract and will</w:t>
      </w:r>
      <w:r>
        <w:rPr>
          <w:rFonts w:ascii="Times New Roman" w:hAnsi="Times New Roman"/>
          <w:spacing w:val="1"/>
          <w:sz w:val="24"/>
          <w:szCs w:val="24"/>
          <w:rtl w:val="0"/>
          <w:lang w:val="en-US"/>
        </w:rPr>
        <w:t xml:space="preserve"> </w:t>
      </w:r>
      <w:r>
        <w:rPr>
          <w:rFonts w:ascii="Times New Roman" w:hAnsi="Times New Roman"/>
          <w:sz w:val="24"/>
          <w:szCs w:val="24"/>
          <w:rtl w:val="0"/>
          <w:lang w:val="en-US"/>
        </w:rPr>
        <w:t>be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paid</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at</w:t>
      </w:r>
      <w:r>
        <w:rPr>
          <w:rFonts w:ascii="Times New Roman" w:hAnsi="Times New Roman"/>
          <w:spacing w:val="-1"/>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prices in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contract</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at the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time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the Plan is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activated.</w:t>
      </w:r>
      <w:r>
        <w:rPr>
          <w:rFonts w:ascii="Times New Roman" w:hAnsi="Times New Roman"/>
          <w:spacing w:val="57"/>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prices</w:t>
      </w:r>
      <w:r>
        <w:rPr>
          <w:rFonts w:ascii="Times New Roman" w:hAnsi="Times New Roman"/>
          <w:spacing w:val="-1"/>
          <w:sz w:val="24"/>
          <w:szCs w:val="24"/>
          <w:rtl w:val="0"/>
          <w:lang w:val="en-US"/>
        </w:rPr>
        <w:t xml:space="preserve"> </w:t>
      </w:r>
      <w:r>
        <w:rPr>
          <w:rFonts w:ascii="Times New Roman" w:hAnsi="Times New Roman"/>
          <w:sz w:val="24"/>
          <w:szCs w:val="24"/>
          <w:rtl w:val="0"/>
          <w:lang w:val="en-US"/>
        </w:rPr>
        <w:t>will</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also</w:t>
      </w:r>
      <w:r>
        <w:rPr>
          <w:rFonts w:ascii="Times New Roman" w:hAnsi="Times New Roman"/>
          <w:spacing w:val="-1"/>
          <w:sz w:val="24"/>
          <w:szCs w:val="24"/>
          <w:rtl w:val="0"/>
          <w:lang w:val="en-US"/>
        </w:rPr>
        <w:t xml:space="preserve"> </w:t>
      </w:r>
      <w:r>
        <w:rPr>
          <w:rFonts w:ascii="Times New Roman" w:hAnsi="Times New Roman"/>
          <w:sz w:val="24"/>
          <w:szCs w:val="24"/>
          <w:rtl w:val="0"/>
          <w:lang w:val="en-US"/>
        </w:rPr>
        <w:t>be used as the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basis for</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any</w:t>
      </w:r>
      <w:r>
        <w:rPr>
          <w:rFonts w:ascii="Times New Roman" w:hAnsi="Times New Roman"/>
          <w:spacing w:val="-6"/>
          <w:sz w:val="24"/>
          <w:szCs w:val="24"/>
          <w:rtl w:val="0"/>
          <w:lang w:val="en-US"/>
        </w:rPr>
        <w:t xml:space="preserve"> </w:t>
      </w:r>
      <w:r>
        <w:rPr>
          <w:rFonts w:ascii="Times New Roman" w:hAnsi="Times New Roman"/>
          <w:sz w:val="24"/>
          <w:szCs w:val="24"/>
          <w:rtl w:val="0"/>
          <w:lang w:val="en-US"/>
        </w:rPr>
        <w:t>equitable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adjustments resulting</w:t>
      </w:r>
      <w:r>
        <w:rPr>
          <w:rFonts w:ascii="Times New Roman" w:hAnsi="Times New Roman"/>
          <w:spacing w:val="-3"/>
          <w:sz w:val="24"/>
          <w:szCs w:val="24"/>
          <w:rtl w:val="0"/>
          <w:lang w:val="en-US"/>
        </w:rPr>
        <w:t xml:space="preserve"> </w:t>
      </w:r>
      <w:r>
        <w:rPr>
          <w:rFonts w:ascii="Times New Roman" w:hAnsi="Times New Roman"/>
          <w:sz w:val="24"/>
          <w:szCs w:val="24"/>
          <w:rtl w:val="0"/>
          <w:lang w:val="en-US"/>
        </w:rPr>
        <w:t>from</w:t>
      </w:r>
      <w:r>
        <w:rPr>
          <w:rFonts w:ascii="Times New Roman" w:hAnsi="Times New Roman"/>
          <w:spacing w:val="-1"/>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activation of</w:t>
      </w:r>
      <w:r>
        <w:rPr>
          <w:rFonts w:ascii="Times New Roman" w:hAnsi="Times New Roman"/>
          <w:spacing w:val="-1"/>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Plan.</w:t>
      </w:r>
    </w:p>
    <w:p>
      <w:pPr>
        <w:pStyle w:val="Body"/>
        <w:sectPr>
          <w:headerReference w:type="default" r:id="rId13"/>
          <w:pgSz w:w="12240" w:h="15840" w:orient="portrait"/>
          <w:pgMar w:top="1340" w:right="1040" w:bottom="980" w:left="1040" w:header="720" w:footer="720"/>
          <w:bidi w:val="0"/>
        </w:sectPr>
      </w:pPr>
    </w:p>
    <w:p>
      <w:pPr>
        <w:pStyle w:val="Heading"/>
        <w:spacing w:before="80"/>
      </w:pPr>
      <w:bookmarkStart w:name="_Toc26" w:id="577"/>
      <w:r>
        <w:rPr>
          <w:rtl w:val="0"/>
          <w:lang w:val="en-US"/>
        </w:rPr>
        <w:t>Mission-Essential</w:t>
      </w:r>
      <w:r>
        <w:rPr>
          <w:spacing w:val="0"/>
          <w:rtl w:val="0"/>
          <w:lang w:val="en-US"/>
        </w:rPr>
        <w:t xml:space="preserve"> </w:t>
      </w:r>
      <w:r>
        <w:rPr>
          <w:rtl w:val="0"/>
          <w:lang w:val="en-US"/>
        </w:rPr>
        <w:t>Contractor</w:t>
      </w:r>
      <w:r>
        <w:rPr>
          <w:spacing w:val="0"/>
          <w:rtl w:val="0"/>
          <w:lang w:val="en-US"/>
        </w:rPr>
        <w:t xml:space="preserve"> </w:t>
      </w:r>
      <w:r>
        <w:rPr>
          <w:rtl w:val="0"/>
          <w:lang w:val="en-US"/>
        </w:rPr>
        <w:t>Services</w:t>
      </w:r>
      <w:bookmarkEnd w:id="577"/>
    </w:p>
    <w:p>
      <w:pPr>
        <w:pStyle w:val="Body Text"/>
        <w:spacing w:before="8"/>
      </w:pPr>
    </w:p>
    <w:p>
      <w:pPr>
        <w:pStyle w:val="List Paragraph"/>
        <w:widowControl w:val="0"/>
        <w:numPr>
          <w:ilvl w:val="0"/>
          <w:numId w:val="24"/>
        </w:numPr>
        <w:bidi w:val="0"/>
        <w:spacing w:before="1" w:after="0" w:line="240" w:lineRule="auto"/>
        <w:ind w:right="785"/>
        <w:jc w:val="left"/>
        <w:rPr>
          <w:rFonts w:ascii="Times New Roman" w:hAnsi="Times New Roman"/>
          <w:sz w:val="24"/>
          <w:szCs w:val="24"/>
          <w:rtl w:val="0"/>
          <w:lang w:val="en-US"/>
        </w:rPr>
      </w:pPr>
      <w:r>
        <w:rPr>
          <w:rFonts w:ascii="Times New Roman" w:hAnsi="Times New Roman"/>
          <w:b w:val="1"/>
          <w:bCs w:val="1"/>
          <w:sz w:val="24"/>
          <w:szCs w:val="24"/>
          <w:u w:val="single"/>
          <w:rtl w:val="0"/>
          <w:lang w:val="en-US"/>
        </w:rPr>
        <w:t>QUALITY CONTROL PLAN (QCP).</w:t>
      </w:r>
      <w:r>
        <w:rPr>
          <w:rFonts w:ascii="Times New Roman" w:hAnsi="Times New Roman"/>
          <w:b w:val="1"/>
          <w:bCs w:val="1"/>
          <w:spacing w:val="1"/>
          <w:sz w:val="24"/>
          <w:szCs w:val="24"/>
          <w:rtl w:val="0"/>
          <w:lang w:val="en-US"/>
        </w:rPr>
        <w:t xml:space="preserve"> </w:t>
      </w:r>
      <w:r>
        <w:rPr>
          <w:rFonts w:ascii="Times New Roman" w:hAnsi="Times New Roman"/>
          <w:sz w:val="24"/>
          <w:szCs w:val="24"/>
          <w:rtl w:val="0"/>
          <w:lang w:val="en-US"/>
        </w:rPr>
        <w:t>The contractor shall utilize its own internal QCP</w:t>
      </w:r>
      <w:r>
        <w:rPr>
          <w:rFonts w:ascii="Times New Roman" w:hAnsi="Times New Roman"/>
          <w:spacing w:val="-57"/>
          <w:sz w:val="24"/>
          <w:szCs w:val="24"/>
          <w:rtl w:val="0"/>
          <w:lang w:val="en-US"/>
        </w:rPr>
        <w:t xml:space="preserve"> </w:t>
      </w:r>
      <w:r>
        <w:rPr>
          <w:rFonts w:ascii="Times New Roman" w:hAnsi="Times New Roman"/>
          <w:sz w:val="24"/>
          <w:szCs w:val="24"/>
          <w:rtl w:val="0"/>
          <w:lang w:val="en-US"/>
        </w:rPr>
        <w:t>during</w:t>
      </w:r>
      <w:r>
        <w:rPr>
          <w:rFonts w:ascii="Times New Roman" w:hAnsi="Times New Roman"/>
          <w:spacing w:val="-3"/>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performance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of</w:t>
      </w:r>
      <w:r>
        <w:rPr>
          <w:rFonts w:ascii="Times New Roman" w:hAnsi="Times New Roman"/>
          <w:spacing w:val="-1"/>
          <w:sz w:val="24"/>
          <w:szCs w:val="24"/>
          <w:rtl w:val="0"/>
          <w:lang w:val="en-US"/>
        </w:rPr>
        <w:t xml:space="preserve"> </w:t>
      </w:r>
      <w:r>
        <w:rPr>
          <w:rFonts w:ascii="Times New Roman" w:hAnsi="Times New Roman"/>
          <w:sz w:val="24"/>
          <w:szCs w:val="24"/>
          <w:rtl w:val="0"/>
          <w:lang w:val="en-US"/>
        </w:rPr>
        <w:t>this Plan.</w:t>
      </w:r>
    </w:p>
    <w:p>
      <w:pPr>
        <w:pStyle w:val="Body Text"/>
        <w:spacing w:before="11"/>
      </w:pPr>
    </w:p>
    <w:p>
      <w:pPr>
        <w:pStyle w:val="List Paragraph"/>
        <w:widowControl w:val="0"/>
        <w:numPr>
          <w:ilvl w:val="0"/>
          <w:numId w:val="12"/>
        </w:numPr>
        <w:bidi w:val="0"/>
        <w:spacing w:after="0" w:line="240" w:lineRule="auto"/>
        <w:ind w:right="582"/>
        <w:jc w:val="left"/>
        <w:rPr>
          <w:rFonts w:ascii="Times New Roman" w:hAnsi="Times New Roman"/>
          <w:sz w:val="24"/>
          <w:szCs w:val="24"/>
          <w:rtl w:val="0"/>
          <w:lang w:val="en-US"/>
        </w:rPr>
      </w:pPr>
      <w:r>
        <w:rPr>
          <w:rFonts w:ascii="Times New Roman" w:hAnsi="Times New Roman"/>
          <w:b w:val="1"/>
          <w:bCs w:val="1"/>
          <w:sz w:val="24"/>
          <w:szCs w:val="24"/>
          <w:u w:val="single"/>
          <w:rtl w:val="0"/>
          <w:lang w:val="en-US"/>
        </w:rPr>
        <w:t>DEACTIVATION OF PLAN.</w:t>
      </w:r>
      <w:r>
        <w:rPr>
          <w:rFonts w:ascii="Times New Roman" w:hAnsi="Times New Roman"/>
          <w:b w:val="1"/>
          <w:bCs w:val="1"/>
          <w:spacing w:val="1"/>
          <w:sz w:val="24"/>
          <w:szCs w:val="24"/>
          <w:rtl w:val="0"/>
          <w:lang w:val="en-US"/>
        </w:rPr>
        <w:t xml:space="preserve"> </w:t>
      </w:r>
      <w:r>
        <w:rPr>
          <w:rFonts w:ascii="Times New Roman" w:hAnsi="Times New Roman"/>
          <w:sz w:val="24"/>
          <w:szCs w:val="24"/>
          <w:rtl w:val="0"/>
          <w:lang w:val="en-US"/>
        </w:rPr>
        <w:t>[Insert Name of Contractor] shall perform the mission-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essential</w:t>
      </w:r>
      <w:r>
        <w:rPr>
          <w:rFonts w:ascii="Times New Roman" w:hAnsi="Times New Roman"/>
          <w:spacing w:val="-1"/>
          <w:sz w:val="24"/>
          <w:szCs w:val="24"/>
          <w:rtl w:val="0"/>
          <w:lang w:val="en-US"/>
        </w:rPr>
        <w:t xml:space="preserve"> </w:t>
      </w:r>
      <w:r>
        <w:rPr>
          <w:rFonts w:ascii="Times New Roman" w:hAnsi="Times New Roman"/>
          <w:sz w:val="24"/>
          <w:szCs w:val="24"/>
          <w:rtl w:val="0"/>
          <w:lang w:val="en-US"/>
        </w:rPr>
        <w:t>contractor</w:t>
      </w:r>
      <w:r>
        <w:rPr>
          <w:rFonts w:ascii="Times New Roman" w:hAnsi="Times New Roman"/>
          <w:spacing w:val="-2"/>
          <w:sz w:val="24"/>
          <w:szCs w:val="24"/>
          <w:rtl w:val="0"/>
          <w:lang w:val="en-US"/>
        </w:rPr>
        <w:t xml:space="preserve"> </w:t>
      </w:r>
      <w:r>
        <w:rPr>
          <w:rFonts w:ascii="Times New Roman" w:hAnsi="Times New Roman"/>
          <w:sz w:val="24"/>
          <w:szCs w:val="24"/>
          <w:rtl w:val="0"/>
          <w:lang w:val="en-US"/>
        </w:rPr>
        <w:t>services during</w:t>
      </w:r>
      <w:r>
        <w:rPr>
          <w:rFonts w:ascii="Times New Roman" w:hAnsi="Times New Roman"/>
          <w:spacing w:val="-4"/>
          <w:sz w:val="24"/>
          <w:szCs w:val="24"/>
          <w:rtl w:val="0"/>
          <w:lang w:val="en-US"/>
        </w:rPr>
        <w:t xml:space="preserve"> </w:t>
      </w:r>
      <w:r>
        <w:rPr>
          <w:rFonts w:ascii="Times New Roman" w:hAnsi="Times New Roman"/>
          <w:sz w:val="24"/>
          <w:szCs w:val="24"/>
          <w:rtl w:val="0"/>
          <w:lang w:val="en-US"/>
        </w:rPr>
        <w:t>a crisis until</w:t>
      </w:r>
      <w:r>
        <w:rPr>
          <w:rFonts w:ascii="Times New Roman" w:hAnsi="Times New Roman"/>
          <w:spacing w:val="-1"/>
          <w:sz w:val="24"/>
          <w:szCs w:val="24"/>
          <w:rtl w:val="0"/>
          <w:lang w:val="en-US"/>
        </w:rPr>
        <w:t xml:space="preserve"> </w:t>
      </w:r>
      <w:r>
        <w:rPr>
          <w:rFonts w:ascii="Times New Roman" w:hAnsi="Times New Roman"/>
          <w:sz w:val="24"/>
          <w:szCs w:val="24"/>
          <w:rtl w:val="0"/>
          <w:lang w:val="en-US"/>
        </w:rPr>
        <w:t>notified by</w:t>
      </w:r>
      <w:r>
        <w:rPr>
          <w:rFonts w:ascii="Times New Roman" w:hAnsi="Times New Roman"/>
          <w:spacing w:val="-6"/>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CO</w:t>
      </w:r>
      <w:r>
        <w:rPr>
          <w:rFonts w:ascii="Times New Roman" w:hAnsi="Times New Roman"/>
          <w:spacing w:val="-1"/>
          <w:sz w:val="24"/>
          <w:szCs w:val="24"/>
          <w:rtl w:val="0"/>
          <w:lang w:val="en-US"/>
        </w:rPr>
        <w:t xml:space="preserve"> </w:t>
      </w:r>
      <w:r>
        <w:rPr>
          <w:rFonts w:ascii="Times New Roman" w:hAnsi="Times New Roman"/>
          <w:sz w:val="24"/>
          <w:szCs w:val="24"/>
          <w:rtl w:val="0"/>
          <w:lang w:val="en-US"/>
        </w:rPr>
        <w:t>to</w:t>
      </w:r>
      <w:r>
        <w:rPr>
          <w:rFonts w:ascii="Times New Roman" w:hAnsi="Times New Roman"/>
          <w:spacing w:val="-1"/>
          <w:sz w:val="24"/>
          <w:szCs w:val="24"/>
          <w:rtl w:val="0"/>
          <w:lang w:val="en-US"/>
        </w:rPr>
        <w:t xml:space="preserve"> </w:t>
      </w:r>
      <w:r>
        <w:rPr>
          <w:rFonts w:ascii="Times New Roman" w:hAnsi="Times New Roman"/>
          <w:sz w:val="24"/>
          <w:szCs w:val="24"/>
          <w:rtl w:val="0"/>
          <w:lang w:val="en-US"/>
        </w:rPr>
        <w:t>cease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performance</w:t>
      </w:r>
      <w:r>
        <w:rPr>
          <w:rFonts w:ascii="Times New Roman" w:hAnsi="Times New Roman"/>
          <w:spacing w:val="-2"/>
          <w:sz w:val="24"/>
          <w:szCs w:val="24"/>
          <w:rtl w:val="0"/>
          <w:lang w:val="en-US"/>
        </w:rPr>
        <w:t xml:space="preserve"> </w:t>
      </w:r>
      <w:r>
        <w:rPr>
          <w:rFonts w:ascii="Times New Roman" w:hAnsi="Times New Roman"/>
          <w:sz w:val="24"/>
          <w:szCs w:val="24"/>
          <w:rtl w:val="0"/>
          <w:lang w:val="en-US"/>
        </w:rPr>
        <w:t>of</w:t>
      </w:r>
      <w:r>
        <w:rPr>
          <w:rFonts w:ascii="Times New Roman" w:hAnsi="Times New Roman"/>
          <w:spacing w:val="-2"/>
          <w:sz w:val="24"/>
          <w:szCs w:val="24"/>
          <w:rtl w:val="0"/>
          <w:lang w:val="en-US"/>
        </w:rPr>
        <w:t xml:space="preserve"> </w:t>
      </w:r>
      <w:r>
        <w:rPr>
          <w:rFonts w:ascii="Times New Roman" w:hAnsi="Times New Roman"/>
          <w:sz w:val="24"/>
          <w:szCs w:val="24"/>
          <w:rtl w:val="0"/>
          <w:lang w:val="en-US"/>
        </w:rPr>
        <w:t>the</w:t>
      </w:r>
      <w:r>
        <w:rPr>
          <w:rFonts w:ascii="Times New Roman" w:hAnsi="Times New Roman"/>
          <w:spacing w:val="-57"/>
          <w:sz w:val="24"/>
          <w:szCs w:val="24"/>
          <w:rtl w:val="0"/>
          <w:lang w:val="en-US"/>
        </w:rPr>
        <w:t xml:space="preserve"> </w:t>
      </w:r>
      <w:r>
        <w:rPr>
          <w:rFonts w:ascii="Times New Roman" w:hAnsi="Times New Roman"/>
          <w:sz w:val="24"/>
          <w:szCs w:val="24"/>
          <w:rtl w:val="0"/>
          <w:lang w:val="en-US"/>
        </w:rPr>
        <w:t>Plan.</w:t>
      </w:r>
    </w:p>
    <w:p>
      <w:pPr>
        <w:pStyle w:val="Body Text"/>
        <w:spacing w:before="5"/>
      </w:pPr>
    </w:p>
    <w:p>
      <w:pPr>
        <w:pStyle w:val="Heading"/>
        <w:ind w:left="760" w:firstLine="0"/>
      </w:pPr>
      <w:bookmarkStart w:name="_Toc27" w:id="578"/>
      <w:r>
        <w:rPr>
          <w:rtl w:val="0"/>
          <w:lang w:val="en-US"/>
        </w:rPr>
        <w:t>SIGNATURE</w:t>
      </w:r>
      <w:r>
        <w:rPr>
          <w:spacing w:val="0"/>
          <w:rtl w:val="0"/>
          <w:lang w:val="en-US"/>
        </w:rPr>
        <w:t xml:space="preserve"> </w:t>
      </w:r>
      <w:r>
        <w:rPr>
          <w:rtl w:val="0"/>
          <w:lang w:val="en-US"/>
        </w:rPr>
        <w:t>PAGE</w:t>
      </w:r>
      <w:bookmarkEnd w:id="578"/>
    </w:p>
    <w:p>
      <w:pPr>
        <w:pStyle w:val="Body Text"/>
        <w:rPr>
          <w:b w:val="0"/>
          <w:bCs w:val="0"/>
        </w:rPr>
      </w:pPr>
    </w:p>
    <w:p>
      <w:pPr>
        <w:pStyle w:val="Body Text"/>
        <w:spacing w:before="7"/>
        <w:rPr>
          <w:b w:val="0"/>
          <w:bCs w:val="0"/>
        </w:rPr>
      </w:pPr>
    </w:p>
    <w:p>
      <w:pPr>
        <w:pStyle w:val="Body Text"/>
        <w:tabs>
          <w:tab w:val="left" w:pos="7806"/>
        </w:tabs>
        <w:ind w:left="400" w:firstLine="0"/>
      </w:pPr>
      <w:r>
        <w:rPr>
          <w:rtl w:val="0"/>
          <w:lang w:val="en-US"/>
        </w:rPr>
        <w:t>Contractor</w:t>
      </w:r>
      <w:r>
        <w:rPr>
          <w:spacing w:val="0"/>
          <w:rtl w:val="0"/>
          <w:lang w:val="en-US"/>
        </w:rPr>
        <w:t xml:space="preserve"> </w:t>
      </w:r>
      <w:r>
        <w:rPr>
          <w:rtl w:val="0"/>
          <w:lang w:val="en-US"/>
        </w:rPr>
        <w:t>Point</w:t>
      </w:r>
      <w:r>
        <w:rPr>
          <w:spacing w:val="0"/>
          <w:rtl w:val="0"/>
          <w:lang w:val="en-US"/>
        </w:rPr>
        <w:t xml:space="preserve"> </w:t>
      </w:r>
      <w:r>
        <w:rPr>
          <w:rtl w:val="0"/>
          <w:lang w:val="en-US"/>
        </w:rPr>
        <w:t>of</w:t>
      </w:r>
      <w:r>
        <w:rPr>
          <w:spacing w:val="0"/>
          <w:rtl w:val="0"/>
          <w:lang w:val="en-US"/>
        </w:rPr>
        <w:t xml:space="preserve"> </w:t>
      </w:r>
      <w:r>
        <w:rPr>
          <w:rtl w:val="0"/>
          <w:lang w:val="en-US"/>
        </w:rPr>
        <w:t>Contact:</w:t>
      </w:r>
      <w:r>
        <w:rPr>
          <w:u w:val="single"/>
          <w:rtl w:val="0"/>
          <w:lang w:val="en-US"/>
        </w:rPr>
        <w:t xml:space="preserve"> </w:t>
        <w:tab/>
      </w:r>
    </w:p>
    <w:p>
      <w:pPr>
        <w:pStyle w:val="Body Text"/>
      </w:pPr>
    </w:p>
    <w:p>
      <w:pPr>
        <w:pStyle w:val="Body Text"/>
        <w:spacing w:before="2"/>
      </w:pPr>
    </w:p>
    <w:p>
      <w:pPr>
        <w:pStyle w:val="Body Text"/>
        <w:tabs>
          <w:tab w:val="left" w:pos="6846"/>
        </w:tabs>
        <w:spacing w:before="90"/>
        <w:ind w:left="400" w:firstLine="0"/>
      </w:pPr>
      <w:r>
        <w:rPr>
          <w:rtl w:val="0"/>
          <w:lang w:val="en-US"/>
        </w:rPr>
        <w:t>Phone</w:t>
      </w:r>
      <w:r>
        <w:rPr>
          <w:spacing w:val="0"/>
          <w:rtl w:val="0"/>
          <w:lang w:val="en-US"/>
        </w:rPr>
        <w:t xml:space="preserve"> </w:t>
      </w:r>
      <w:r>
        <w:rPr>
          <w:rtl w:val="0"/>
          <w:lang w:val="en-US"/>
        </w:rPr>
        <w:t>Number(s):</w:t>
      </w:r>
      <w:r>
        <w:rPr>
          <w:u w:val="single"/>
          <w:rtl w:val="0"/>
          <w:lang w:val="en-US"/>
        </w:rPr>
        <w:t xml:space="preserve"> </w:t>
        <w:tab/>
      </w:r>
    </w:p>
    <w:p>
      <w:pPr>
        <w:pStyle w:val="Body Text"/>
      </w:pPr>
    </w:p>
    <w:p>
      <w:pPr>
        <w:pStyle w:val="Body Text"/>
        <w:spacing w:before="2"/>
        <w:rPr>
          <w:sz w:val="20"/>
          <w:szCs w:val="20"/>
        </w:rPr>
      </w:pPr>
    </w:p>
    <w:p>
      <w:pPr>
        <w:pStyle w:val="Body Text"/>
        <w:tabs>
          <w:tab w:val="left" w:pos="6565"/>
        </w:tabs>
        <w:spacing w:before="90"/>
        <w:ind w:left="400" w:firstLine="0"/>
      </w:pPr>
      <w:r>
        <w:rPr>
          <w:rtl w:val="0"/>
          <w:lang w:val="en-US"/>
        </w:rPr>
        <w:t>Email</w:t>
      </w:r>
      <w:r>
        <w:rPr>
          <w:spacing w:val="0"/>
          <w:rtl w:val="0"/>
          <w:lang w:val="en-US"/>
        </w:rPr>
        <w:t xml:space="preserve"> </w:t>
      </w:r>
      <w:r>
        <w:rPr>
          <w:rtl w:val="0"/>
          <w:lang w:val="en-US"/>
        </w:rPr>
        <w:t>Address:</w:t>
      </w:r>
      <w:r>
        <w:rPr>
          <w:u w:val="single"/>
          <w:rtl w:val="0"/>
          <w:lang w:val="en-US"/>
        </w:rPr>
        <w:t xml:space="preserve"> </w:t>
        <w:tab/>
      </w:r>
    </w:p>
    <w:p>
      <w:pPr>
        <w:pStyle w:val="Body Text"/>
        <w:rPr>
          <w:sz w:val="20"/>
          <w:szCs w:val="20"/>
        </w:rPr>
      </w:pPr>
    </w:p>
    <w:p>
      <w:pPr>
        <w:pStyle w:val="Body Text"/>
        <w:spacing w:before="2"/>
        <w:rPr>
          <w:sz w:val="20"/>
          <w:szCs w:val="20"/>
        </w:rPr>
      </w:pPr>
    </w:p>
    <w:p>
      <w:pPr>
        <w:pStyle w:val="Body Text"/>
        <w:tabs>
          <w:tab w:val="left" w:pos="4400"/>
        </w:tabs>
        <w:spacing w:before="90"/>
        <w:ind w:left="400" w:firstLine="0"/>
      </w:pPr>
      <w:r>
        <w:rPr>
          <w:rtl w:val="0"/>
          <w:lang w:val="en-US"/>
        </w:rPr>
        <w:t>Date:</w:t>
      </w:r>
      <w:r>
        <w:rPr>
          <w:u w:val="single"/>
          <w:rtl w:val="0"/>
          <w:lang w:val="en-US"/>
        </w:rPr>
        <w:t xml:space="preserve"> </w:t>
        <w:tab/>
      </w:r>
    </w:p>
    <w:p>
      <w:pPr>
        <w:pStyle w:val="Body"/>
        <w:rPr>
          <w:rFonts w:ascii="Times New Roman" w:cs="Times New Roman" w:hAnsi="Times New Roman" w:eastAsia="Times New Roman"/>
          <w:sz w:val="24"/>
          <w:szCs w:val="24"/>
        </w:rPr>
      </w:pPr>
    </w:p>
    <w:p>
      <w:pPr>
        <w:pStyle w:val="Body Text"/>
      </w:pPr>
    </w:p>
    <w:p>
      <w:pPr>
        <w:pStyle w:val="Body Text"/>
      </w:pPr>
      <w:del w:id="579" w:date="2022-05-22T22:44:50Z" w:author="Tom Termini">
        <w:r>
          <w:rPr>
            <w:rFonts w:cs="Arial Unicode MS" w:eastAsia="Arial Unicode MS"/>
            <w:rtl w:val="0"/>
          </w:rPr>
          <w:delText xml:space="preserve">   </w:delText>
        </w:r>
      </w:del>
      <w:ins w:id="580" w:date="2022-05-22T22:44:50Z" w:author="Tom Termini">
        <w:r>
          <w:rPr>
            <w:rFonts w:cs="Arial Unicode MS" w:eastAsia="Arial Unicode MS"/>
            <w:rtl w:val="0"/>
          </w:rPr>
          <w:t xml:space="preserve"> </w:t>
        </w:r>
      </w:ins>
      <w:r>
        <w:rPr>
          <w:rFonts w:cs="Arial Unicode MS" w:eastAsia="Arial Unicode MS"/>
          <w:rtl w:val="0"/>
        </w:rPr>
        <w:t xml:space="preserve"> </w:t>
      </w:r>
    </w:p>
    <w:sectPr>
      <w:headerReference w:type="default" r:id="rId14"/>
      <w:footerReference w:type="default" r:id="rId15"/>
      <w:pgSz w:w="12240" w:h="15840" w:orient="portrait"/>
      <w:pgMar w:top="1440" w:right="1440" w:bottom="1440" w:left="1440" w:header="720" w:footer="72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William" w:date="2022-05-04T10:15:00Z">
    <w:p w14:paraId="1111FFFF">
      <w:pPr>
        <w:pStyle w:val="Default"/>
      </w:pPr>
    </w:p>
    <w:p w14:paraId="11120000">
      <w:pPr>
        <w:pStyle w:val="Default"/>
      </w:pPr>
      <w:r>
        <w:rPr>
          <w:rFonts w:cs="Arial Unicode MS" w:eastAsia="Arial Unicode MS"/>
          <w:rtl w:val="0"/>
        </w:rPr>
        <w:t>40P limit</w:t>
      </w:r>
    </w:p>
  </w:comment>
  <w:comment w:id="8" w:author="Gary Wyckoff" w:date="2022-04-27T10:13:00Z">
    <w:p w14:paraId="11120001">
      <w:pPr>
        <w:pStyle w:val="Default"/>
      </w:pPr>
    </w:p>
    <w:p w14:paraId="11120002">
      <w:pPr>
        <w:pStyle w:val="Default"/>
      </w:pPr>
      <w:r>
        <w:rPr>
          <w:rFonts w:cs="Arial Unicode MS" w:eastAsia="Arial Unicode MS"/>
          <w:rtl w:val="0"/>
        </w:rPr>
        <w:t>i like it but can you change the word "development" to "investigation"  ONR does not develop anything.  They investigate the science, write papers and build  and operate prototypes. Development is a word that ONR tries to avoid as they look at the War Fighting Centers Sys COMS and Private contractors as Development.</w:t>
      </w:r>
    </w:p>
  </w:comment>
  <w:comment w:id="10" w:author="Gary Wyckoff" w:date="2022-04-26T10:01:00Z">
    <w:p w14:paraId="11120003">
      <w:pPr>
        <w:pStyle w:val="Default"/>
      </w:pPr>
    </w:p>
    <w:p w14:paraId="11120004">
      <w:pPr>
        <w:pStyle w:val="Default"/>
      </w:pPr>
      <w:r>
        <w:rPr>
          <w:rFonts w:cs="Arial Unicode MS" w:eastAsia="Arial Unicode MS"/>
          <w:rtl w:val="0"/>
        </w:rPr>
        <w:t>Comment says ONR works with the SYSCOMS and WARFIGHTING Centers to foster tech innovations.   This comment is not accurate as it ignores all of the Colleges and University programs ONR funds and manages which accounts for much of the research and innovation ideas and prototypes.  Failure to include any mention of the University/College connection shows a lack of the total mission of ONR.</w:t>
      </w:r>
    </w:p>
    <w:p w14:paraId="11120005">
      <w:pPr>
        <w:pStyle w:val="Default"/>
      </w:pPr>
    </w:p>
    <w:p w14:paraId="11120006">
      <w:pPr>
        <w:pStyle w:val="Default"/>
      </w:pPr>
      <w:r>
        <w:rPr>
          <w:rFonts w:cs="Arial Unicode MS" w:eastAsia="Arial Unicode MS"/>
          <w:rtl w:val="0"/>
        </w:rPr>
        <w:t>Suggest change to say something like .... ONR works in close cooperation with University/College research programs, DoD and public laboratories, and Navy's System Commands and their war fighting....</w:t>
      </w:r>
    </w:p>
  </w:comment>
  <w:comment w:id="11" w:author="Kevin Tucker" w:date="2022-04-26T13:18:00Z">
    <w:p w14:paraId="11120007">
      <w:pPr>
        <w:pStyle w:val="Default"/>
      </w:pPr>
    </w:p>
    <w:p w14:paraId="11120008">
      <w:pPr>
        <w:pStyle w:val="Default"/>
      </w:pPr>
      <w:r>
        <w:rPr>
          <w:rFonts w:cs="Arial Unicode MS" w:eastAsia="Arial Unicode MS"/>
          <w:rtl w:val="0"/>
        </w:rPr>
        <w:t>I added additional wording from ONR web site to address Gary</w:t>
      </w:r>
      <w:r>
        <w:rPr>
          <w:rFonts w:cs="Arial Unicode MS" w:eastAsia="Arial Unicode MS" w:hint="default"/>
          <w:rtl w:val="0"/>
        </w:rPr>
        <w:t>’</w:t>
      </w:r>
      <w:r>
        <w:rPr>
          <w:rFonts w:cs="Arial Unicode MS" w:eastAsia="Arial Unicode MS"/>
          <w:rtl w:val="0"/>
        </w:rPr>
        <w:t>s valid criticism.</w:t>
      </w:r>
    </w:p>
  </w:comment>
  <w:comment w:id="12" w:author="William" w:date="2022-04-27T10:16:00Z">
    <w:p w14:paraId="11120009">
      <w:pPr>
        <w:pStyle w:val="Default"/>
      </w:pPr>
    </w:p>
    <w:p w14:paraId="1112000A">
      <w:pPr>
        <w:pStyle w:val="Default"/>
      </w:pPr>
      <w:r>
        <w:rPr>
          <w:rFonts w:cs="Arial Unicode MS" w:eastAsia="Arial Unicode MS"/>
          <w:rtl w:val="0"/>
        </w:rPr>
        <w:t>Discuss RDT&amp;E, advanced technology and investigation - not development.</w:t>
      </w:r>
    </w:p>
  </w:comment>
  <w:comment w:id="15" w:author="Lee Platt" w:date="2022-04-26T07:54:00Z">
    <w:p w14:paraId="1112000B">
      <w:pPr>
        <w:pStyle w:val="Default"/>
      </w:pPr>
    </w:p>
    <w:p w14:paraId="1112000C">
      <w:pPr>
        <w:pStyle w:val="Default"/>
      </w:pPr>
      <w:r>
        <w:rPr>
          <w:rFonts w:cs="Arial Unicode MS" w:eastAsia="Arial Unicode MS"/>
          <w:rtl w:val="0"/>
        </w:rPr>
        <w:t>I would add another paragraph that describes the role of the CIO in the context of ONR and how important the support provided by the CIO and technical support team are to the R&amp;D/S&amp;T mission of ONR.</w:t>
      </w:r>
    </w:p>
  </w:comment>
  <w:comment w:id="16" w:author="Kevin Tucker" w:date="2022-04-26T13:19:00Z">
    <w:p w14:paraId="1112000D">
      <w:pPr>
        <w:pStyle w:val="Default"/>
      </w:pPr>
    </w:p>
    <w:p w14:paraId="1112000E">
      <w:pPr>
        <w:pStyle w:val="Default"/>
      </w:pPr>
      <w:r>
        <w:rPr>
          <w:rFonts w:cs="Arial Unicode MS" w:eastAsia="Arial Unicode MS"/>
          <w:rtl w:val="0"/>
        </w:rPr>
        <w:t>Is there someone who understands this role and can provide appropriate language to insert?</w:t>
      </w:r>
    </w:p>
  </w:comment>
  <w:comment w:id="27" w:author="Gary Wyckoff" w:date="2022-04-26T10:15:00Z">
    <w:p w14:paraId="1112000F">
      <w:pPr>
        <w:pStyle w:val="Default"/>
      </w:pPr>
    </w:p>
    <w:p w14:paraId="11120010">
      <w:pPr>
        <w:pStyle w:val="Default"/>
      </w:pPr>
      <w:r>
        <w:rPr>
          <w:rFonts w:cs="Arial Unicode MS" w:eastAsia="Arial Unicode MS"/>
          <w:rtl w:val="0"/>
        </w:rPr>
        <w:t>Somewhere in the response do we list what ISO Quality  Certs the Team holds? If so lets state them and be proud or don't mention them at all.</w:t>
      </w:r>
    </w:p>
  </w:comment>
  <w:comment w:id="28" w:author="Kevin Tucker" w:date="2022-04-26T21:21:00Z">
    <w:p w14:paraId="11120011">
      <w:pPr>
        <w:pStyle w:val="Default"/>
      </w:pPr>
    </w:p>
    <w:p w14:paraId="11120012">
      <w:pPr>
        <w:pStyle w:val="Default"/>
      </w:pPr>
      <w:r>
        <w:rPr>
          <w:rFonts w:cs="Arial Unicode MS" w:eastAsia="Arial Unicode MS"/>
          <w:rtl w:val="0"/>
        </w:rPr>
        <w:t>BWI has ISO 9001, 27001, and 20000 certs. Need info on AveningTech</w:t>
      </w:r>
      <w:r>
        <w:rPr>
          <w:rFonts w:cs="Arial Unicode MS" w:eastAsia="Arial Unicode MS" w:hint="default"/>
          <w:rtl w:val="0"/>
        </w:rPr>
        <w:t>’</w:t>
      </w:r>
      <w:r>
        <w:rPr>
          <w:rFonts w:cs="Arial Unicode MS" w:eastAsia="Arial Unicode MS"/>
          <w:rtl w:val="0"/>
        </w:rPr>
        <w:t>s ISO certs for completeness.</w:t>
      </w:r>
    </w:p>
  </w:comment>
  <w:comment w:id="29" w:author="William" w:date="2022-04-27T09:01:00Z">
    <w:p w14:paraId="11120013">
      <w:pPr>
        <w:pStyle w:val="Default"/>
      </w:pPr>
    </w:p>
    <w:p w14:paraId="11120014">
      <w:pPr>
        <w:pStyle w:val="Default"/>
      </w:pPr>
      <w:r>
        <w:rPr>
          <w:rFonts w:cs="Arial Unicode MS" w:eastAsia="Arial Unicode MS"/>
          <w:rtl w:val="0"/>
        </w:rPr>
        <w:t>Kevin, we're still in Stage 1 of ISO 9001 cert. It's possible we'll have our cert by the time this proposal goes in.</w:t>
      </w:r>
    </w:p>
  </w:comment>
  <w:comment w:id="32" w:author="Gary Wyckoff" w:date="2022-04-26T10:21:00Z">
    <w:p w14:paraId="11120015">
      <w:pPr>
        <w:pStyle w:val="Default"/>
      </w:pPr>
    </w:p>
    <w:p w14:paraId="11120016">
      <w:pPr>
        <w:pStyle w:val="Default"/>
      </w:pPr>
      <w:r>
        <w:rPr>
          <w:rFonts w:cs="Arial Unicode MS" w:eastAsia="Arial Unicode MS"/>
          <w:rtl w:val="0"/>
        </w:rPr>
        <w:t>Will the staff also meet the DOD Work Force Certification requirement?  If so be specific and say that.  If it is our intent to hire only those with required DoD workforce certs it will demonstrate to ONR reviewer we understand the seriousness of Certs not just on day 1 but day 359 or day 700.</w:t>
      </w:r>
    </w:p>
  </w:comment>
  <w:comment w:id="33" w:author="Lee Platt" w:date="2022-04-26T13:38:00Z">
    <w:p w14:paraId="11120017">
      <w:pPr>
        <w:pStyle w:val="Default"/>
      </w:pPr>
    </w:p>
    <w:p w14:paraId="11120018">
      <w:pPr>
        <w:pStyle w:val="Default"/>
      </w:pPr>
      <w:r>
        <w:rPr>
          <w:rFonts w:cs="Arial Unicode MS" w:eastAsia="Arial Unicode MS"/>
          <w:rtl w:val="0"/>
        </w:rPr>
        <w:t>This is addressed in the personnel management section, but can synopsize here also.</w:t>
      </w:r>
    </w:p>
  </w:comment>
  <w:comment w:id="34" w:author="Kevin Tucker" w:date="2022-04-26T21:30:00Z">
    <w:p w14:paraId="11120019">
      <w:pPr>
        <w:pStyle w:val="Default"/>
      </w:pPr>
    </w:p>
    <w:p w14:paraId="1112001A">
      <w:pPr>
        <w:pStyle w:val="Default"/>
      </w:pPr>
      <w:r>
        <w:rPr>
          <w:rFonts w:cs="Arial Unicode MS" w:eastAsia="Arial Unicode MS"/>
          <w:rtl w:val="0"/>
        </w:rPr>
        <w:t>Added text in first bullet to address issue</w:t>
      </w:r>
    </w:p>
  </w:comment>
  <w:comment w:id="67" w:author="Kevin Tucker" w:date="2022-05-19T16:42:00Z">
    <w:p w14:paraId="1112001B">
      <w:pPr>
        <w:pStyle w:val="Default"/>
      </w:pPr>
    </w:p>
    <w:p w14:paraId="1112001C">
      <w:pPr>
        <w:pStyle w:val="Default"/>
      </w:pPr>
      <w:r>
        <w:rPr>
          <w:rFonts w:cs="Arial Unicode MS" w:eastAsia="Arial Unicode MS"/>
          <w:rtl w:val="0"/>
        </w:rPr>
        <w:t>Can we be a little more specific about what we will discuss? Are there any ongoing projects we know about that we can mention specifically?</w:t>
      </w:r>
    </w:p>
  </w:comment>
  <w:comment w:id="68" w:author="Kevin Tucker" w:date="2022-04-26T21:50:00Z">
    <w:p w14:paraId="1112001D">
      <w:pPr>
        <w:pStyle w:val="Default"/>
      </w:pPr>
    </w:p>
    <w:p w14:paraId="1112001E">
      <w:pPr>
        <w:pStyle w:val="Default"/>
      </w:pPr>
      <w:r>
        <w:rPr>
          <w:rFonts w:cs="Arial Unicode MS" w:eastAsia="Arial Unicode MS"/>
          <w:rtl w:val="0"/>
        </w:rPr>
        <w:t>We should have a specific subheading dedicated to on-boarding of employees, since it is one of the topics specifically called out in the instructions. I believe we have subheadings for all the other phase-in items they call out (timetables, key players and roles, etc.)</w:t>
      </w:r>
    </w:p>
  </w:comment>
  <w:comment w:id="69" w:author="Lee Platt" w:date="2022-04-16T11:15:00Z">
    <w:p w14:paraId="1112001F">
      <w:pPr>
        <w:pStyle w:val="Default"/>
      </w:pPr>
    </w:p>
    <w:p w14:paraId="11120020">
      <w:pPr>
        <w:pStyle w:val="Default"/>
      </w:pPr>
      <w:r>
        <w:rPr>
          <w:rFonts w:cs="Arial Unicode MS" w:eastAsia="Arial Unicode MS"/>
          <w:rtl w:val="0"/>
        </w:rPr>
        <w:t>Table below is a placeholder and if we use it, it will replace other graphics. It will also need to be tailored.</w:t>
      </w:r>
    </w:p>
  </w:comment>
  <w:comment w:id="70" w:author="Kevin Tucker" w:date="2022-04-13T21:10:00Z">
    <w:p w14:paraId="11120021">
      <w:pPr>
        <w:pStyle w:val="Default"/>
      </w:pPr>
    </w:p>
    <w:p w14:paraId="11120022">
      <w:pPr>
        <w:pStyle w:val="Default"/>
      </w:pPr>
      <w:r>
        <w:rPr>
          <w:rFonts w:cs="Arial Unicode MS" w:eastAsia="Arial Unicode MS"/>
          <w:rtl w:val="0"/>
        </w:rPr>
        <w:t>Need to add this section, with table of the key personnel involved in the transition and a description of their primary roles and responsibilities, as well as interfaces with Government.</w:t>
      </w:r>
    </w:p>
  </w:comment>
  <w:comment w:id="71" w:author="Lee Platt" w:date="2022-04-22T09:50:00Z">
    <w:p w14:paraId="11120023">
      <w:pPr>
        <w:pStyle w:val="Default"/>
      </w:pPr>
    </w:p>
    <w:p w14:paraId="11120024">
      <w:pPr>
        <w:pStyle w:val="Default"/>
      </w:pPr>
      <w:r>
        <w:rPr>
          <w:rFonts w:cs="Arial Unicode MS" w:eastAsia="Arial Unicode MS"/>
          <w:rtl w:val="0"/>
        </w:rPr>
        <w:t>The below table provided by Lee Tanner seems to answer the mail on this, but if you think we need to expand the narrative here, we can do that but it may be redundant.</w:t>
      </w:r>
    </w:p>
  </w:comment>
  <w:comment w:id="72" w:author="Lee Platt" w:date="2022-04-26T08:12:00Z">
    <w:p w14:paraId="11120025">
      <w:pPr>
        <w:pStyle w:val="Default"/>
      </w:pPr>
    </w:p>
    <w:p w14:paraId="11120026">
      <w:pPr>
        <w:pStyle w:val="Default"/>
      </w:pPr>
      <w:r>
        <w:rPr>
          <w:rFonts w:cs="Arial Unicode MS" w:eastAsia="Arial Unicode MS"/>
          <w:rtl w:val="0"/>
        </w:rPr>
        <w:t>This table is a placeholder and still needs to be fine-tuned.</w:t>
      </w:r>
    </w:p>
  </w:comment>
  <w:comment w:id="73" w:author="Kevin Tucker" w:date="2022-05-19T16:18:00Z">
    <w:p w14:paraId="11120027">
      <w:pPr>
        <w:pStyle w:val="Default"/>
      </w:pPr>
    </w:p>
    <w:p w14:paraId="11120028">
      <w:pPr>
        <w:pStyle w:val="Default"/>
      </w:pPr>
      <w:r>
        <w:rPr>
          <w:rFonts w:cs="Arial Unicode MS" w:eastAsia="Arial Unicode MS"/>
          <w:rtl w:val="0"/>
        </w:rPr>
        <w:t>Need to add some way to identify who the transition members will interface with on Gov</w:t>
      </w:r>
      <w:r>
        <w:rPr>
          <w:rFonts w:cs="Arial Unicode MS" w:eastAsia="Arial Unicode MS" w:hint="default"/>
          <w:rtl w:val="0"/>
        </w:rPr>
        <w:t>’</w:t>
      </w:r>
      <w:r>
        <w:rPr>
          <w:rFonts w:cs="Arial Unicode MS" w:eastAsia="Arial Unicode MS"/>
          <w:rtl w:val="0"/>
        </w:rPr>
        <w:t>t side</w:t>
      </w:r>
    </w:p>
  </w:comment>
  <w:comment w:id="76" w:author="Gary Wyckoff" w:date="2022-04-26T10:47:00Z">
    <w:p w14:paraId="11120029">
      <w:pPr>
        <w:pStyle w:val="Default"/>
      </w:pPr>
    </w:p>
    <w:p w14:paraId="1112002A">
      <w:pPr>
        <w:pStyle w:val="Default"/>
      </w:pPr>
      <w:r>
        <w:rPr>
          <w:rFonts w:cs="Arial Unicode MS" w:eastAsia="Arial Unicode MS"/>
          <w:rtl w:val="0"/>
        </w:rPr>
        <w:t>Since we were PRIME in both examples, I would put the Marine Corps example first them the Coast Guard.  Remember we want all Navy Marine Corps work to stand out,</w:t>
      </w:r>
    </w:p>
  </w:comment>
  <w:comment w:id="78" w:author="Lee Platt" w:date="2022-04-23T13:42:00Z">
    <w:p w14:paraId="1112002B">
      <w:pPr>
        <w:pStyle w:val="Default"/>
      </w:pPr>
    </w:p>
    <w:p w14:paraId="1112002C">
      <w:pPr>
        <w:pStyle w:val="Default"/>
      </w:pPr>
      <w:r>
        <w:rPr>
          <w:rFonts w:cs="Arial Unicode MS" w:eastAsia="Arial Unicode MS"/>
          <w:rtl w:val="0"/>
        </w:rPr>
        <w:t>Program Management</w:t>
      </w:r>
      <w:r>
        <w:rPr>
          <w:rFonts w:cs="Arial Unicode MS" w:eastAsia="Arial Unicode MS" w:hint="default"/>
          <w:rtl w:val="0"/>
        </w:rPr>
        <w:br w:type="textWrapping"/>
      </w:r>
      <w:r>
        <w:rPr>
          <w:rFonts w:cs="Arial Unicode MS" w:eastAsia="Arial Unicode MS"/>
          <w:rtl w:val="0"/>
        </w:rPr>
        <w:t>Schedules and Timeliness</w:t>
      </w:r>
      <w:r>
        <w:rPr>
          <w:rFonts w:cs="Arial Unicode MS" w:eastAsia="Arial Unicode MS" w:hint="default"/>
          <w:rtl w:val="0"/>
        </w:rPr>
        <w:br w:type="textWrapping"/>
        <w:br w:type="textWrapping"/>
      </w:r>
      <w:r>
        <w:rPr>
          <w:rFonts w:cs="Arial Unicode MS" w:eastAsia="Arial Unicode MS"/>
          <w:rtl w:val="0"/>
        </w:rPr>
        <w:t>Documentation</w:t>
      </w:r>
      <w:r>
        <w:rPr>
          <w:rFonts w:cs="Arial Unicode MS" w:eastAsia="Arial Unicode MS" w:hint="default"/>
          <w:rtl w:val="0"/>
        </w:rPr>
        <w:br w:type="textWrapping"/>
      </w:r>
    </w:p>
    <w:p w14:paraId="1112002D">
      <w:pPr>
        <w:pStyle w:val="Default"/>
      </w:pPr>
      <w:r>
        <w:rPr>
          <w:rFonts w:cs="Arial Unicode MS" w:eastAsia="Arial Unicode MS"/>
          <w:rtl w:val="0"/>
        </w:rPr>
        <w:t>Root cause analysis.</w:t>
      </w:r>
      <w:r>
        <w:rPr>
          <w:rFonts w:cs="Arial Unicode MS" w:eastAsia="Arial Unicode MS" w:hint="default"/>
          <w:rtl w:val="0"/>
        </w:rPr>
        <w:br w:type="textWrapping"/>
      </w:r>
      <w:r>
        <w:rPr>
          <w:rFonts w:cs="Arial Unicode MS" w:eastAsia="Arial Unicode MS"/>
          <w:rtl w:val="0"/>
        </w:rPr>
        <w:t>Business Analysis</w:t>
      </w:r>
      <w:r>
        <w:rPr>
          <w:rFonts w:cs="Arial Unicode MS" w:eastAsia="Arial Unicode MS" w:hint="default"/>
          <w:rtl w:val="0"/>
        </w:rPr>
        <w:br w:type="textWrapping"/>
      </w:r>
      <w:r>
        <w:rPr>
          <w:rFonts w:cs="Arial Unicode MS" w:eastAsia="Arial Unicode MS"/>
          <w:rtl w:val="0"/>
        </w:rPr>
        <w:t>Integrated Master Schedule</w:t>
      </w:r>
      <w:r>
        <w:rPr>
          <w:rFonts w:cs="Arial Unicode MS" w:eastAsia="Arial Unicode MS" w:hint="default"/>
          <w:rtl w:val="0"/>
        </w:rPr>
        <w:br w:type="textWrapping"/>
      </w:r>
      <w:r>
        <w:rPr>
          <w:rFonts w:cs="Arial Unicode MS" w:eastAsia="Arial Unicode MS"/>
          <w:rtl w:val="0"/>
        </w:rPr>
        <w:t>Risk Management</w:t>
      </w:r>
    </w:p>
  </w:comment>
  <w:comment w:id="79" w:author="Kevin Tucker" w:date="2022-04-26T21:54:00Z">
    <w:p w14:paraId="1112002E">
      <w:pPr>
        <w:pStyle w:val="Default"/>
      </w:pPr>
    </w:p>
    <w:p w14:paraId="1112002F">
      <w:pPr>
        <w:pStyle w:val="Default"/>
      </w:pPr>
      <w:r>
        <w:rPr>
          <w:rFonts w:cs="Arial Unicode MS" w:eastAsia="Arial Unicode MS"/>
          <w:rtl w:val="0"/>
        </w:rPr>
        <w:t>Need to tailor understanding to ONR. What are their hot button issues? Have they had problems with program management? Maybe talk about importance of innovation and maintaniing authorization.</w:t>
      </w:r>
    </w:p>
  </w:comment>
  <w:comment w:id="86" w:author="Kevin Tucker" w:date="2022-04-26T22:15:00Z">
    <w:p w14:paraId="11120030">
      <w:pPr>
        <w:pStyle w:val="Default"/>
      </w:pPr>
    </w:p>
    <w:p w14:paraId="11120031">
      <w:pPr>
        <w:pStyle w:val="Default"/>
      </w:pPr>
      <w:r>
        <w:rPr>
          <w:rFonts w:cs="Arial Unicode MS" w:eastAsia="Arial Unicode MS"/>
          <w:rtl w:val="0"/>
        </w:rPr>
        <w:t>Perhaps our org chart should go somewhere around here?</w:t>
      </w:r>
    </w:p>
  </w:comment>
  <w:comment w:id="89" w:author="Lee Platt" w:date="2022-04-23T13:55:00Z">
    <w:p w14:paraId="11120032">
      <w:pPr>
        <w:pStyle w:val="Default"/>
      </w:pPr>
    </w:p>
    <w:p w14:paraId="11120033">
      <w:pPr>
        <w:pStyle w:val="Default"/>
      </w:pPr>
      <w:r>
        <w:rPr>
          <w:rFonts w:cs="Arial Unicode MS" w:eastAsia="Arial Unicode MS"/>
          <w:rtl w:val="0"/>
        </w:rPr>
        <w:t>The PMP shall describe the Contractor</w:t>
      </w:r>
      <w:r>
        <w:rPr>
          <w:rFonts w:cs="Arial Unicode MS" w:eastAsia="Arial Unicode MS" w:hint="default"/>
          <w:rtl w:val="0"/>
        </w:rPr>
        <w:t>’</w:t>
      </w:r>
      <w:r>
        <w:rPr>
          <w:rFonts w:cs="Arial Unicode MS" w:eastAsia="Arial Unicode MS"/>
          <w:rtl w:val="0"/>
        </w:rPr>
        <w:t>s organization, resources, processes, and management controls that will be used in the performance</w:t>
      </w:r>
      <w:r>
        <w:rPr>
          <w:rFonts w:cs="Arial Unicode MS" w:eastAsia="Arial Unicode MS" w:hint="default"/>
          <w:rtl w:val="0"/>
        </w:rPr>
        <w:br w:type="textWrapping"/>
      </w:r>
      <w:r>
        <w:rPr>
          <w:rFonts w:cs="Arial Unicode MS" w:eastAsia="Arial Unicode MS"/>
          <w:rtl w:val="0"/>
        </w:rPr>
        <w:t>of its support to ONR. The PMP shall define the proposed organizational structure (including responsibilities and reporting structure), how</w:t>
      </w:r>
      <w:r>
        <w:rPr>
          <w:rFonts w:cs="Arial Unicode MS" w:eastAsia="Arial Unicode MS" w:hint="default"/>
          <w:rtl w:val="0"/>
        </w:rPr>
        <w:br w:type="textWrapping"/>
      </w:r>
      <w:r>
        <w:rPr>
          <w:rFonts w:cs="Arial Unicode MS" w:eastAsia="Arial Unicode MS"/>
          <w:rtl w:val="0"/>
        </w:rPr>
        <w:t>personnel will be assigned throughout the contractual period, and how the proposed project team will interface with both the Contractor</w:t>
      </w:r>
      <w:r>
        <w:rPr>
          <w:rFonts w:cs="Arial Unicode MS" w:eastAsia="Arial Unicode MS" w:hint="default"/>
          <w:rtl w:val="0"/>
        </w:rPr>
        <w:t>’</w:t>
      </w:r>
      <w:r>
        <w:rPr>
          <w:rFonts w:cs="Arial Unicode MS" w:eastAsia="Arial Unicode MS"/>
          <w:rtl w:val="0"/>
        </w:rPr>
        <w:t>s</w:t>
      </w:r>
      <w:r>
        <w:rPr>
          <w:rFonts w:cs="Arial Unicode MS" w:eastAsia="Arial Unicode MS" w:hint="default"/>
          <w:rtl w:val="0"/>
        </w:rPr>
        <w:br w:type="textWrapping"/>
      </w:r>
      <w:r>
        <w:rPr>
          <w:rFonts w:cs="Arial Unicode MS" w:eastAsia="Arial Unicode MS"/>
          <w:rtl w:val="0"/>
        </w:rPr>
        <w:t>corporate structure and ONR</w:t>
      </w:r>
      <w:r>
        <w:rPr>
          <w:rFonts w:cs="Arial Unicode MS" w:eastAsia="Arial Unicode MS" w:hint="default"/>
          <w:rtl w:val="0"/>
        </w:rPr>
        <w:t>’</w:t>
      </w:r>
      <w:r>
        <w:rPr>
          <w:rFonts w:cs="Arial Unicode MS" w:eastAsia="Arial Unicode MS"/>
          <w:rtl w:val="0"/>
        </w:rPr>
        <w:t>s command structure. The PMP shall describe the Contractor</w:t>
      </w:r>
      <w:r>
        <w:rPr>
          <w:rFonts w:cs="Arial Unicode MS" w:eastAsia="Arial Unicode MS" w:hint="default"/>
          <w:rtl w:val="0"/>
        </w:rPr>
        <w:t>’</w:t>
      </w:r>
      <w:r>
        <w:rPr>
          <w:rFonts w:cs="Arial Unicode MS" w:eastAsia="Arial Unicode MS"/>
          <w:rtl w:val="0"/>
        </w:rPr>
        <w:t>s proposed recruiting/hiring program for</w:t>
      </w:r>
      <w:r>
        <w:rPr>
          <w:rFonts w:cs="Arial Unicode MS" w:eastAsia="Arial Unicode MS" w:hint="default"/>
          <w:rtl w:val="0"/>
        </w:rPr>
        <w:br w:type="textWrapping"/>
      </w:r>
      <w:r>
        <w:rPr>
          <w:rFonts w:cs="Arial Unicode MS" w:eastAsia="Arial Unicode MS"/>
          <w:rtl w:val="0"/>
        </w:rPr>
        <w:t>obtaining qualified personnel over the period of performance. The PMP shall define policies and procedures for managing and directing the</w:t>
      </w:r>
      <w:r>
        <w:rPr>
          <w:rFonts w:cs="Arial Unicode MS" w:eastAsia="Arial Unicode MS" w:hint="default"/>
          <w:rtl w:val="0"/>
        </w:rPr>
        <w:br w:type="textWrapping"/>
      </w:r>
      <w:r>
        <w:rPr>
          <w:rFonts w:cs="Arial Unicode MS" w:eastAsia="Arial Unicode MS"/>
          <w:rtl w:val="0"/>
        </w:rPr>
        <w:t>effort for productivity, quality, cost control, and early identification and resolution of problems. The PMP shall include the milestones, tasks,</w:t>
      </w:r>
      <w:r>
        <w:rPr>
          <w:rFonts w:cs="Arial Unicode MS" w:eastAsia="Arial Unicode MS" w:hint="default"/>
          <w:rtl w:val="0"/>
        </w:rPr>
        <w:br w:type="textWrapping"/>
      </w:r>
      <w:r>
        <w:rPr>
          <w:rFonts w:cs="Arial Unicode MS" w:eastAsia="Arial Unicode MS"/>
          <w:rtl w:val="0"/>
        </w:rPr>
        <w:t>and subtasks required in this contract. The PMP shall also identify a series of metrics that will be used to track the progress of and ensure</w:t>
      </w:r>
      <w:r>
        <w:rPr>
          <w:rFonts w:cs="Arial Unicode MS" w:eastAsia="Arial Unicode MS" w:hint="default"/>
          <w:rtl w:val="0"/>
        </w:rPr>
        <w:br w:type="textWrapping"/>
      </w:r>
      <w:r>
        <w:rPr>
          <w:rFonts w:cs="Arial Unicode MS" w:eastAsia="Arial Unicode MS"/>
          <w:rtl w:val="0"/>
        </w:rPr>
        <w:t>the goals of the PMP and the tasks of this contract are being met. The PMP shall include a Work Breakdown Structure (WBS) in accordance</w:t>
      </w:r>
      <w:r>
        <w:rPr>
          <w:rFonts w:cs="Arial Unicode MS" w:eastAsia="Arial Unicode MS" w:hint="default"/>
          <w:rtl w:val="0"/>
        </w:rPr>
        <w:br w:type="textWrapping"/>
      </w:r>
      <w:r>
        <w:rPr>
          <w:rFonts w:cs="Arial Unicode MS" w:eastAsia="Arial Unicode MS"/>
          <w:rtl w:val="0"/>
        </w:rPr>
        <w:t>with MIL-STD-881C and data item description DI-MGMT-81334D by which the Contractor shall manage all work.</w:t>
      </w:r>
      <w:r>
        <w:rPr>
          <w:rFonts w:cs="Arial Unicode MS" w:eastAsia="Arial Unicode MS" w:hint="default"/>
          <w:rtl w:val="0"/>
        </w:rPr>
        <w:br w:type="textWrapping"/>
      </w:r>
      <w:r>
        <w:rPr>
          <w:rFonts w:cs="Arial Unicode MS" w:eastAsia="Arial Unicode MS"/>
          <w:rtl w:val="0"/>
        </w:rPr>
        <w:t>The PMP shall address all areas from Task C.3.1.1 Program Management and include the following documentation which comprises the</w:t>
      </w:r>
      <w:r>
        <w:rPr>
          <w:rFonts w:cs="Arial Unicode MS" w:eastAsia="Arial Unicode MS" w:hint="default"/>
          <w:rtl w:val="0"/>
        </w:rPr>
        <w:br w:type="textWrapping"/>
      </w:r>
      <w:r>
        <w:rPr>
          <w:rFonts w:cs="Arial Unicode MS" w:eastAsia="Arial Unicode MS"/>
          <w:rtl w:val="0"/>
        </w:rPr>
        <w:t>PMP:</w:t>
      </w:r>
      <w:r>
        <w:rPr>
          <w:rFonts w:cs="Arial Unicode MS" w:eastAsia="Arial Unicode MS" w:hint="default"/>
          <w:rtl w:val="0"/>
        </w:rPr>
        <w:br w:type="textWrapping"/>
      </w:r>
      <w:r>
        <w:rPr>
          <w:rFonts w:cs="Arial Unicode MS" w:eastAsia="Arial Unicode MS"/>
          <w:rtl w:val="0"/>
        </w:rPr>
        <w:t>Contract Management Plan (COMP).</w:t>
      </w:r>
      <w:r>
        <w:rPr>
          <w:rFonts w:cs="Arial Unicode MS" w:eastAsia="Arial Unicode MS" w:hint="default"/>
          <w:rtl w:val="0"/>
        </w:rPr>
        <w:br w:type="textWrapping"/>
      </w:r>
      <w:r>
        <w:rPr>
          <w:rFonts w:cs="Arial Unicode MS" w:eastAsia="Arial Unicode MS"/>
          <w:rtl w:val="0"/>
        </w:rPr>
        <w:t>Contingency Plan.</w:t>
      </w:r>
      <w:r>
        <w:rPr>
          <w:rFonts w:cs="Arial Unicode MS" w:eastAsia="Arial Unicode MS" w:hint="default"/>
          <w:rtl w:val="0"/>
        </w:rPr>
        <w:br w:type="textWrapping"/>
      </w:r>
      <w:r>
        <w:rPr>
          <w:rFonts w:cs="Arial Unicode MS" w:eastAsia="Arial Unicode MS"/>
          <w:rtl w:val="0"/>
        </w:rPr>
        <w:t>Risk Management Plan.</w:t>
      </w:r>
      <w:r>
        <w:rPr>
          <w:rFonts w:cs="Arial Unicode MS" w:eastAsia="Arial Unicode MS" w:hint="default"/>
          <w:rtl w:val="0"/>
        </w:rPr>
        <w:br w:type="textWrapping"/>
      </w:r>
      <w:r>
        <w:rPr>
          <w:rFonts w:cs="Arial Unicode MS" w:eastAsia="Arial Unicode MS"/>
          <w:rtl w:val="0"/>
        </w:rPr>
        <w:t>Task Management Plan</w:t>
      </w:r>
      <w:r>
        <w:rPr>
          <w:rFonts w:cs="Arial Unicode MS" w:eastAsia="Arial Unicode MS" w:hint="default"/>
          <w:rtl w:val="0"/>
        </w:rPr>
        <w:br w:type="textWrapping"/>
      </w:r>
      <w:r>
        <w:rPr>
          <w:rFonts w:cs="Arial Unicode MS" w:eastAsia="Arial Unicode MS"/>
          <w:rtl w:val="0"/>
        </w:rPr>
        <w:t>Staffing Plan</w:t>
      </w:r>
      <w:r>
        <w:rPr>
          <w:rFonts w:cs="Arial Unicode MS" w:eastAsia="Arial Unicode MS" w:hint="default"/>
          <w:rtl w:val="0"/>
        </w:rPr>
        <w:br w:type="textWrapping"/>
      </w:r>
      <w:r>
        <w:rPr>
          <w:rFonts w:cs="Arial Unicode MS" w:eastAsia="Arial Unicode MS"/>
          <w:rtl w:val="0"/>
        </w:rPr>
        <w:t>Staff Training Plan</w:t>
      </w:r>
      <w:r>
        <w:rPr>
          <w:rFonts w:cs="Arial Unicode MS" w:eastAsia="Arial Unicode MS" w:hint="default"/>
          <w:rtl w:val="0"/>
        </w:rPr>
        <w:br w:type="textWrapping"/>
      </w:r>
      <w:r>
        <w:rPr>
          <w:rFonts w:cs="Arial Unicode MS" w:eastAsia="Arial Unicode MS"/>
          <w:rtl w:val="0"/>
        </w:rPr>
        <w:t>Work Breakdown Structure (WBS)</w:t>
      </w:r>
    </w:p>
  </w:comment>
  <w:comment w:id="92" w:author="William" w:date="2022-04-24T13:28:00Z">
    <w:p w14:paraId="11120034">
      <w:pPr>
        <w:pStyle w:val="Default"/>
      </w:pPr>
    </w:p>
    <w:p w14:paraId="11120035">
      <w:pPr>
        <w:pStyle w:val="Default"/>
      </w:pPr>
      <w:r>
        <w:rPr>
          <w:rFonts w:cs="Arial Unicode MS" w:eastAsia="Arial Unicode MS"/>
          <w:rtl w:val="0"/>
        </w:rPr>
        <w:t>We know ONR wants to gradually reduce the IT footprint and get the network in better alignment with the rest of the Navy. Perhaps we could craft an innovative approach to helping them achieve these goals over time.</w:t>
      </w:r>
    </w:p>
  </w:comment>
  <w:comment w:id="95" w:author="Kevin Tucker" w:date="2022-04-13T21:22:00Z">
    <w:p w14:paraId="11120036">
      <w:pPr>
        <w:pStyle w:val="Default"/>
      </w:pPr>
    </w:p>
    <w:p w14:paraId="11120037">
      <w:pPr>
        <w:pStyle w:val="Default"/>
      </w:pPr>
      <w:r>
        <w:rPr>
          <w:rFonts w:cs="Arial Unicode MS" w:eastAsia="Arial Unicode MS"/>
          <w:rtl w:val="0"/>
        </w:rPr>
        <w:t>Also needs to address productivity assessment, but may not need to use as many pages as it currently does.</w:t>
      </w:r>
    </w:p>
  </w:comment>
  <w:comment w:id="98" w:author="Gary Wyckoff" w:date="2022-05-12T11:44:00Z">
    <w:p w14:paraId="11120038">
      <w:pPr>
        <w:pStyle w:val="Default"/>
      </w:pPr>
    </w:p>
    <w:p w14:paraId="11120039">
      <w:pPr>
        <w:pStyle w:val="Default"/>
      </w:pPr>
      <w:r>
        <w:rPr>
          <w:rFonts w:cs="Arial Unicode MS" w:eastAsia="Arial Unicode MS"/>
          <w:rtl w:val="0"/>
        </w:rPr>
        <w:t>FORMATTING:  Title of Chart should be a caption under the chart not in the body of text.</w:t>
      </w:r>
    </w:p>
  </w:comment>
  <w:comment w:id="169" w:author="Kevin Tucker" w:date="2022-04-26T22:05:00Z">
    <w:p w14:paraId="1112003A">
      <w:pPr>
        <w:pStyle w:val="Default"/>
      </w:pPr>
    </w:p>
    <w:p w14:paraId="1112003B">
      <w:pPr>
        <w:pStyle w:val="Default"/>
      </w:pPr>
      <w:r>
        <w:rPr>
          <w:rFonts w:cs="Arial Unicode MS" w:eastAsia="Arial Unicode MS"/>
          <w:rtl w:val="0"/>
        </w:rPr>
        <w:t xml:space="preserve">Still feels to me like we are struggling with what to put in this section. In particular I think we are missing the mark on addressing </w:t>
      </w:r>
      <w:r>
        <w:rPr>
          <w:rFonts w:cs="Arial Unicode MS" w:eastAsia="Arial Unicode MS" w:hint="default"/>
          <w:rtl w:val="0"/>
        </w:rPr>
        <w:t>“</w:t>
      </w:r>
      <w:r>
        <w:rPr>
          <w:rFonts w:cs="Arial Unicode MS" w:eastAsia="Arial Unicode MS"/>
          <w:rtl w:val="0"/>
        </w:rPr>
        <w:t>technical effectiveness,</w:t>
      </w:r>
      <w:r>
        <w:rPr>
          <w:rFonts w:cs="Arial Unicode MS" w:eastAsia="Arial Unicode MS" w:hint="default"/>
          <w:rtl w:val="0"/>
        </w:rPr>
        <w:t xml:space="preserve">” </w:t>
      </w:r>
      <w:r>
        <w:rPr>
          <w:rFonts w:cs="Arial Unicode MS" w:eastAsia="Arial Unicode MS"/>
          <w:rtl w:val="0"/>
        </w:rPr>
        <w:t>as instruction states. No mention of routine O&amp;M, security vulnerability mitigation, and maintaining authorization.</w:t>
      </w:r>
    </w:p>
  </w:comment>
  <w:comment w:id="173" w:author="Gary Wyckoff" w:date="2022-05-12T14:40:00Z">
    <w:p w14:paraId="1112003C">
      <w:pPr>
        <w:pStyle w:val="Default"/>
      </w:pPr>
    </w:p>
    <w:p w14:paraId="1112003D">
      <w:pPr>
        <w:pStyle w:val="Default"/>
      </w:pPr>
      <w:r>
        <w:rPr>
          <w:rFonts w:cs="Arial Unicode MS" w:eastAsia="Arial Unicode MS"/>
          <w:rtl w:val="0"/>
        </w:rPr>
        <w:t>IAW the RFP this section should also contain info to addresses NGEN customer support and I do not see anything that address NGEN.</w:t>
      </w:r>
    </w:p>
  </w:comment>
  <w:comment w:id="174" w:author="William" w:date="2022-05-16T12:09:00Z">
    <w:p w14:paraId="1112003E">
      <w:pPr>
        <w:pStyle w:val="Default"/>
      </w:pPr>
    </w:p>
    <w:p w14:paraId="1112003F">
      <w:pPr>
        <w:pStyle w:val="Default"/>
      </w:pPr>
      <w:r>
        <w:rPr>
          <w:rFonts w:cs="Arial Unicode MS" w:eastAsia="Arial Unicode MS"/>
          <w:rtl w:val="0"/>
        </w:rPr>
        <w:t>Adding a separate NGEN section after the main section.</w:t>
      </w:r>
    </w:p>
  </w:comment>
  <w:comment w:id="175" w:author="Kevin Tucker" w:date="2022-04-26T22:14:00Z">
    <w:p w14:paraId="11120040">
      <w:pPr>
        <w:pStyle w:val="Default"/>
      </w:pPr>
    </w:p>
    <w:p w14:paraId="11120041">
      <w:pPr>
        <w:pStyle w:val="Default"/>
      </w:pPr>
      <w:r>
        <w:rPr>
          <w:rFonts w:cs="Arial Unicode MS" w:eastAsia="Arial Unicode MS"/>
          <w:rtl w:val="0"/>
        </w:rPr>
        <w:t>This is a better tailoring of our understanding specific to ONR.</w:t>
      </w:r>
    </w:p>
  </w:comment>
  <w:comment w:id="177" w:author="Gary Wyckoff" w:date="2022-05-12T11:47:00Z">
    <w:p w14:paraId="11120042">
      <w:pPr>
        <w:pStyle w:val="Default"/>
      </w:pPr>
    </w:p>
    <w:p w14:paraId="11120043">
      <w:pPr>
        <w:pStyle w:val="Default"/>
      </w:pPr>
      <w:r>
        <w:rPr>
          <w:rFonts w:cs="Arial Unicode MS" w:eastAsia="Arial Unicode MS"/>
          <w:rtl w:val="0"/>
        </w:rPr>
        <w:t>Where or When has Avening Tech or BWI have experience supporting ONR personnel at HQ and field offices?  That will be a big question asked in the reviewing room.</w:t>
      </w:r>
    </w:p>
  </w:comment>
  <w:comment w:id="178" w:author="Gary Wyckoff" w:date="2022-05-12T12:13:00Z">
    <w:p w14:paraId="11120044">
      <w:pPr>
        <w:pStyle w:val="Default"/>
      </w:pPr>
    </w:p>
    <w:p w14:paraId="11120045">
      <w:pPr>
        <w:pStyle w:val="Default"/>
      </w:pPr>
      <w:r>
        <w:rPr>
          <w:rFonts w:cs="Arial Unicode MS" w:eastAsia="Arial Unicode MS"/>
          <w:rtl w:val="0"/>
        </w:rPr>
        <w:t>3.4.1 page 25 lists specific requirements for TIER 4 support.  We do not even address tier 4 requirements.  We do have a Tier 0 which self help.  Tier 4 is help with external vendors like Microsoft Priemer Support, NGEN, Oracle.  Again we need to be specific and address the requirements not a ramble.</w:t>
      </w:r>
    </w:p>
  </w:comment>
  <w:comment w:id="179" w:author="William" w:date="2022-05-16T12:10:00Z">
    <w:p w14:paraId="11120046">
      <w:pPr>
        <w:pStyle w:val="Default"/>
      </w:pPr>
    </w:p>
    <w:p w14:paraId="11120047">
      <w:pPr>
        <w:pStyle w:val="Default"/>
      </w:pPr>
      <w:r>
        <w:rPr>
          <w:rFonts w:cs="Arial Unicode MS" w:eastAsia="Arial Unicode MS"/>
          <w:rtl w:val="0"/>
        </w:rPr>
        <w:t>Also adding a Tier IV support section below.</w:t>
      </w:r>
    </w:p>
  </w:comment>
  <w:comment w:id="180" w:author="Gary Wyckoff" w:date="2022-05-12T12:18:00Z">
    <w:p w14:paraId="11120048">
      <w:pPr>
        <w:pStyle w:val="Default"/>
      </w:pPr>
    </w:p>
    <w:p w14:paraId="11120049">
      <w:pPr>
        <w:pStyle w:val="Default"/>
      </w:pPr>
      <w:r>
        <w:rPr>
          <w:rFonts w:cs="Arial Unicode MS" w:eastAsia="Arial Unicode MS"/>
          <w:rtl w:val="0"/>
        </w:rPr>
        <w:t>The Requirement is ITIL certified and experience with some specific parts of ITIL including Incident Management, Change Management, Problem Management and Asset Management.  None of which a specifically addressed.</w:t>
      </w:r>
    </w:p>
  </w:comment>
  <w:comment w:id="181" w:author="Gary Wyckoff" w:date="2022-05-12T12:28:00Z">
    <w:p w14:paraId="1112004A">
      <w:pPr>
        <w:pStyle w:val="Default"/>
      </w:pPr>
    </w:p>
    <w:p w14:paraId="1112004B">
      <w:pPr>
        <w:pStyle w:val="Default"/>
      </w:pPr>
      <w:r>
        <w:rPr>
          <w:rFonts w:cs="Arial Unicode MS" w:eastAsia="Arial Unicode MS"/>
          <w:rtl w:val="0"/>
        </w:rPr>
        <w:t>The One Desk support requirements include VTC and Audi conference scheduling yet there is no mention of VTC or Audio conferences and how they would be scheduled,  We have a section on VTC but that doesn't address the requirement either.</w:t>
      </w:r>
    </w:p>
  </w:comment>
  <w:comment w:id="201" w:author="Gary Wyckoff" w:date="2022-05-12T12:07:00Z">
    <w:p w14:paraId="1112004C">
      <w:pPr>
        <w:pStyle w:val="Default"/>
      </w:pPr>
    </w:p>
    <w:p w14:paraId="1112004D">
      <w:pPr>
        <w:pStyle w:val="Default"/>
      </w:pPr>
      <w:r>
        <w:rPr>
          <w:rFonts w:cs="Arial Unicode MS" w:eastAsia="Arial Unicode MS"/>
          <w:rtl w:val="0"/>
        </w:rPr>
        <w:t>The RFP section 3.4.1 Mentions specific applications like NAVY ERP, Oracle, and some others.  We should mention them that we have supported or can be supported.  We need to be specific.</w:t>
      </w:r>
    </w:p>
  </w:comment>
  <w:comment w:id="210" w:author="Gary Wyckoff" w:date="2022-04-26T11:12:00Z">
    <w:p w14:paraId="1112004E">
      <w:pPr>
        <w:pStyle w:val="Default"/>
      </w:pPr>
    </w:p>
    <w:p w14:paraId="1112004F">
      <w:pPr>
        <w:pStyle w:val="Default"/>
      </w:pPr>
      <w:r>
        <w:rPr>
          <w:rFonts w:cs="Arial Unicode MS" w:eastAsia="Arial Unicode MS"/>
          <w:rtl w:val="0"/>
        </w:rPr>
        <w:t>Earlier in this section we acknowledge we have expertise in Remedy and Service Now as ONR has the first and plans to move to the second.  My comment is if so do we specifically want to say Remedy and also say we would include the database in Service Now when the time comes? Don't want to write something that maybe interpreted as we missed a requirement?</w:t>
      </w:r>
    </w:p>
  </w:comment>
  <w:comment w:id="211" w:author="William" w:date="2022-05-16T12:28:00Z">
    <w:p w14:paraId="11120050">
      <w:pPr>
        <w:pStyle w:val="Default"/>
      </w:pPr>
    </w:p>
    <w:p w14:paraId="11120051">
      <w:pPr>
        <w:pStyle w:val="Default"/>
      </w:pPr>
      <w:r>
        <w:rPr>
          <w:rFonts w:cs="Arial Unicode MS" w:eastAsia="Arial Unicode MS"/>
          <w:rtl w:val="0"/>
        </w:rPr>
        <w:t>I'm sprinkling in notes about our support of transition from Remedy to ServiceNow throughout the narrative. Hopefully they will notice that we understand their desire and plans for transition.</w:t>
      </w:r>
    </w:p>
  </w:comment>
  <w:comment w:id="227" w:author="Gary Wyckoff" w:date="2022-04-26T11:37:00Z">
    <w:p w14:paraId="11120052">
      <w:pPr>
        <w:pStyle w:val="Default"/>
      </w:pPr>
    </w:p>
    <w:p w14:paraId="11120053">
      <w:pPr>
        <w:pStyle w:val="Default"/>
      </w:pPr>
      <w:r>
        <w:rPr>
          <w:rFonts w:cs="Arial Unicode MS" w:eastAsia="Arial Unicode MS"/>
          <w:rtl w:val="0"/>
        </w:rPr>
        <w:t>Has this approach been deployed before?  If so say something like Our approach, deployed in PACOM employs a unified model....   Again BE SPECIFIC  tell me where you have done this and point at its success and then say that's what you will bring to ONR.</w:t>
      </w:r>
    </w:p>
  </w:comment>
  <w:comment w:id="232" w:author="William" w:date="2022-05-16T11:33:00Z">
    <w:p w14:paraId="11120054">
      <w:pPr>
        <w:pStyle w:val="Default"/>
      </w:pPr>
    </w:p>
    <w:p w14:paraId="11120055">
      <w:pPr>
        <w:pStyle w:val="Default"/>
      </w:pPr>
      <w:r>
        <w:rPr>
          <w:rFonts w:cs="Arial Unicode MS" w:eastAsia="Arial Unicode MS"/>
          <w:rtl w:val="0"/>
        </w:rPr>
        <w:t>The requirement is for ONEDESK to support legacy network and NGEN and there is no mention of how we will handle NGEN calls or calls to be routed to NGEN</w:t>
      </w:r>
    </w:p>
  </w:comment>
  <w:comment w:id="233" w:author="William" w:date="2022-05-17T15:33:00Z">
    <w:p w14:paraId="11120056">
      <w:pPr>
        <w:pStyle w:val="Default"/>
      </w:pPr>
    </w:p>
    <w:p w14:paraId="11120057">
      <w:pPr>
        <w:pStyle w:val="Default"/>
      </w:pPr>
      <w:r>
        <w:rPr>
          <w:rFonts w:cs="Arial Unicode MS" w:eastAsia="Arial Unicode MS"/>
          <w:rtl w:val="0"/>
        </w:rPr>
        <w:t xml:space="preserve">Service desk people and ACTR </w:t>
      </w:r>
    </w:p>
    <w:p w14:paraId="11120058">
      <w:pPr>
        <w:pStyle w:val="Default"/>
      </w:pPr>
    </w:p>
    <w:p w14:paraId="11120059">
      <w:pPr>
        <w:pStyle w:val="Default"/>
      </w:pPr>
      <w:r>
        <w:rPr>
          <w:rFonts w:cs="Arial Unicode MS" w:eastAsia="Arial Unicode MS"/>
          <w:rtl w:val="0"/>
        </w:rPr>
        <w:t>Service desk people have to escalate past Tier III</w:t>
      </w:r>
      <w:r>
        <w:rPr>
          <w:rFonts w:cs="Arial Unicode MS" w:eastAsia="Arial Unicode MS" w:hint="default"/>
          <w:rtl w:val="0"/>
        </w:rPr>
        <w:t xml:space="preserve">… </w:t>
      </w:r>
      <w:r>
        <w:rPr>
          <w:rFonts w:cs="Arial Unicode MS" w:eastAsia="Arial Unicode MS"/>
          <w:rtl w:val="0"/>
        </w:rPr>
        <w:t>if it's NGEN they go to the ACTR</w:t>
      </w:r>
      <w:r>
        <w:rPr>
          <w:rFonts w:cs="Arial Unicode MS" w:eastAsia="Arial Unicode MS" w:hint="default"/>
          <w:rtl w:val="0"/>
        </w:rPr>
        <w:t xml:space="preserve">… </w:t>
      </w:r>
      <w:r>
        <w:rPr>
          <w:rFonts w:cs="Arial Unicode MS" w:eastAsia="Arial Unicode MS"/>
          <w:rtl w:val="0"/>
        </w:rPr>
        <w:t xml:space="preserve">the ACTR then escalates to NGEN (acting as a Tier IV) </w:t>
      </w:r>
    </w:p>
    <w:p w14:paraId="1112005A">
      <w:pPr>
        <w:pStyle w:val="Default"/>
      </w:pPr>
    </w:p>
    <w:p w14:paraId="1112005B">
      <w:pPr>
        <w:pStyle w:val="Default"/>
      </w:pPr>
      <w:r>
        <w:rPr>
          <w:rFonts w:cs="Arial Unicode MS" w:eastAsia="Arial Unicode MS"/>
          <w:rtl w:val="0"/>
        </w:rPr>
        <w:t xml:space="preserve">If it's not NGEN/NMCI then the service desk escalates it to the proper OEM </w:t>
      </w:r>
    </w:p>
    <w:p w14:paraId="1112005C">
      <w:pPr>
        <w:pStyle w:val="Default"/>
      </w:pPr>
    </w:p>
    <w:p w14:paraId="1112005D">
      <w:pPr>
        <w:pStyle w:val="Default"/>
      </w:pPr>
      <w:r>
        <w:rPr>
          <w:rFonts w:cs="Arial Unicode MS" w:eastAsia="Arial Unicode MS"/>
          <w:rtl w:val="0"/>
        </w:rPr>
        <w:t xml:space="preserve">The ACTR is just a liaison (not a Tier IV resource) - just a conduit to Tier IV </w:t>
      </w:r>
    </w:p>
    <w:p w14:paraId="1112005E">
      <w:pPr>
        <w:pStyle w:val="Default"/>
      </w:pPr>
    </w:p>
    <w:p w14:paraId="1112005F">
      <w:pPr>
        <w:pStyle w:val="Default"/>
      </w:pPr>
      <w:r>
        <w:rPr>
          <w:rFonts w:cs="Arial Unicode MS" w:eastAsia="Arial Unicode MS"/>
          <w:rtl w:val="0"/>
        </w:rPr>
        <w:t>NGEN acts as a "Tier IV"</w:t>
      </w:r>
    </w:p>
  </w:comment>
  <w:comment w:id="237" w:author="Gary Wyckoff" w:date="2022-05-12T13:19:00Z">
    <w:p w14:paraId="11120060">
      <w:pPr>
        <w:pStyle w:val="Default"/>
      </w:pPr>
    </w:p>
    <w:p w14:paraId="11120061">
      <w:pPr>
        <w:pStyle w:val="Default"/>
      </w:pPr>
      <w:r>
        <w:rPr>
          <w:rFonts w:cs="Arial Unicode MS" w:eastAsia="Arial Unicode MS"/>
          <w:rtl w:val="0"/>
        </w:rPr>
        <w:t>Tech Refresh The end user does not have the ability to install software normally the installations occur through an NMCI push or a Hel Desk Tech installing the sw.</w:t>
      </w:r>
    </w:p>
  </w:comment>
  <w:comment w:id="255" w:author="Gary Wyckoff" w:date="2022-04-26T11:28:00Z">
    <w:p w14:paraId="11120062">
      <w:pPr>
        <w:pStyle w:val="Default"/>
      </w:pPr>
    </w:p>
    <w:p w14:paraId="11120063">
      <w:pPr>
        <w:pStyle w:val="Default"/>
      </w:pPr>
      <w:r>
        <w:rPr>
          <w:rFonts w:cs="Arial Unicode MS" w:eastAsia="Arial Unicode MS"/>
          <w:rtl w:val="0"/>
        </w:rPr>
        <w:t>I am not sure how desktop refresh is handled under the new NGEN but under the old you ordered new desktops every 4th year and all of that was coordinated through the CTR.  However, ONR has servers, VTC equipment Wireless networks and other non NGEN HW and SW that must be refreshed.  This writeup has great info about refresh but the line is blurred between NGEN and ONR.  You might want to say you will follow Needs Assessment, Tech Rewards Procurement Planning etc process for both ONR owned and NGEN owned equipment when necessary. This would provide the same type of processes for ONR owned equipment and NGEN equip.  We probably should discuss more.</w:t>
      </w:r>
    </w:p>
  </w:comment>
  <w:comment w:id="262" w:author="Gary Wyckoff" w:date="2022-05-12T13:27:00Z">
    <w:p w14:paraId="11120064">
      <w:pPr>
        <w:pStyle w:val="Default"/>
      </w:pPr>
    </w:p>
    <w:p w14:paraId="11120065">
      <w:pPr>
        <w:pStyle w:val="Default"/>
      </w:pPr>
      <w:r>
        <w:rPr>
          <w:rFonts w:cs="Arial Unicode MS" w:eastAsia="Arial Unicode MS"/>
          <w:rtl w:val="0"/>
        </w:rPr>
        <w:t>Have we used some or all of the methods described above?  If so change the wording to say we have successful employed the above methods and are confident they will allow the AT/BW Team to meet all performance.......</w:t>
      </w:r>
    </w:p>
  </w:comment>
  <w:comment w:id="264" w:author="William" w:date="2022-04-27T10:43:00Z">
    <w:p w14:paraId="11120066">
      <w:pPr>
        <w:pStyle w:val="Default"/>
      </w:pPr>
    </w:p>
    <w:p w14:paraId="11120067">
      <w:pPr>
        <w:pStyle w:val="Default"/>
      </w:pPr>
      <w:r>
        <w:rPr>
          <w:rFonts w:cs="Arial Unicode MS" w:eastAsia="Arial Unicode MS"/>
          <w:rtl w:val="0"/>
        </w:rPr>
        <w:t>General note: Sprinkle past support from each company into each section. Not just Avening support in the Avening-authored sections, etc.</w:t>
      </w:r>
    </w:p>
  </w:comment>
  <w:comment w:id="271" w:author="Gary Wyckoff" w:date="2022-05-12T13:31:00Z">
    <w:p w14:paraId="11120068">
      <w:pPr>
        <w:pStyle w:val="Default"/>
      </w:pPr>
    </w:p>
    <w:p w14:paraId="11120069">
      <w:pPr>
        <w:pStyle w:val="Default"/>
      </w:pPr>
      <w:r>
        <w:rPr>
          <w:rFonts w:cs="Arial Unicode MS" w:eastAsia="Arial Unicode MS"/>
          <w:rtl w:val="0"/>
        </w:rPr>
        <w:t>This story of RMF DMEA/JWICS is great.  It demonstrates we know RMF and demonstrate it at the JWICS level which is a little harder than unclass or plain SIPR.</w:t>
      </w:r>
    </w:p>
  </w:comment>
  <w:comment w:id="282" w:author="Gary Wyckoff" w:date="2022-04-26T11:54:00Z">
    <w:p w14:paraId="1112006A">
      <w:pPr>
        <w:pStyle w:val="Default"/>
      </w:pPr>
    </w:p>
    <w:p w14:paraId="1112006B">
      <w:pPr>
        <w:pStyle w:val="Default"/>
      </w:pPr>
      <w:r>
        <w:rPr>
          <w:rFonts w:cs="Arial Unicode MS" w:eastAsia="Arial Unicode MS"/>
          <w:rtl w:val="0"/>
        </w:rPr>
        <w:t>Have we performed an RMF for a DoD Group?  If so BE SPECIFIC and say We developed the RMF for DODX Or something like our SMEs have performed RMF actions for DoDX and are deeply versed in RMF complexities and issues.</w:t>
      </w:r>
    </w:p>
  </w:comment>
  <w:comment w:id="283" w:author="Kevin Tucker" w:date="2022-04-26T13:24:00Z">
    <w:p w14:paraId="1112006C">
      <w:pPr>
        <w:pStyle w:val="Default"/>
      </w:pPr>
    </w:p>
    <w:p w14:paraId="1112006D">
      <w:pPr>
        <w:pStyle w:val="Default"/>
      </w:pPr>
      <w:r>
        <w:rPr>
          <w:rFonts w:cs="Arial Unicode MS" w:eastAsia="Arial Unicode MS"/>
          <w:rtl w:val="0"/>
        </w:rPr>
        <w:t>Our RMF experience at DMEA is described two paragraphs above.</w:t>
      </w:r>
    </w:p>
  </w:comment>
  <w:comment w:id="284" w:author="Lee Platt" w:date="2022-04-29T09:28:00Z">
    <w:p w14:paraId="1112006E">
      <w:pPr>
        <w:pStyle w:val="Default"/>
      </w:pPr>
    </w:p>
    <w:p w14:paraId="1112006F">
      <w:pPr>
        <w:pStyle w:val="Default"/>
      </w:pPr>
      <w:r>
        <w:rPr>
          <w:rFonts w:cs="Arial Unicode MS" w:eastAsia="Arial Unicode MS"/>
          <w:rtl w:val="0"/>
        </w:rPr>
        <w:t>Yes. We have multiple references for IA support.  USMC, Navy, Coast Guard.</w:t>
      </w:r>
    </w:p>
  </w:comment>
  <w:comment w:id="293" w:author="Gary Wyckoff" w:date="2022-04-26T11:56:00Z">
    <w:p w14:paraId="11120070">
      <w:pPr>
        <w:pStyle w:val="Default"/>
      </w:pPr>
    </w:p>
    <w:p w14:paraId="11120071">
      <w:pPr>
        <w:pStyle w:val="Default"/>
      </w:pPr>
      <w:r>
        <w:rPr>
          <w:rFonts w:cs="Arial Unicode MS" w:eastAsia="Arial Unicode MS"/>
          <w:rtl w:val="0"/>
        </w:rPr>
        <w:t>Have we done IAVA and patch management?  Lets BE SPECIFIC and say where.  Something like   As we provided DODX we will provide ONR written plans of requirements....</w:t>
      </w:r>
    </w:p>
  </w:comment>
  <w:comment w:id="322" w:author="Gary Wyckoff" w:date="2022-04-26T12:00:00Z">
    <w:p w14:paraId="11120072">
      <w:pPr>
        <w:pStyle w:val="Default"/>
      </w:pPr>
    </w:p>
    <w:p w14:paraId="11120073">
      <w:pPr>
        <w:pStyle w:val="Default"/>
      </w:pPr>
      <w:r>
        <w:rPr>
          <w:rFonts w:cs="Arial Unicode MS" w:eastAsia="Arial Unicode MS"/>
          <w:rtl w:val="0"/>
        </w:rPr>
        <w:t>EXPERIENC?  BE SPECIFIC tell me who, especially if its NAVY or DoD.   We are telling a good story but we need to focus on being specific.</w:t>
      </w:r>
    </w:p>
  </w:comment>
  <w:comment w:id="336" w:author="Gary Wyckoff" w:date="2022-05-12T13:51:00Z">
    <w:p w14:paraId="11120074">
      <w:pPr>
        <w:pStyle w:val="Default"/>
      </w:pPr>
    </w:p>
    <w:p w14:paraId="11120075">
      <w:pPr>
        <w:pStyle w:val="Default"/>
      </w:pPr>
      <w:r>
        <w:rPr>
          <w:rFonts w:cs="Arial Unicode MS" w:eastAsia="Arial Unicode MS"/>
          <w:rtl w:val="0"/>
        </w:rPr>
        <w:t>What metrics are we monitoring?  We should name a few we might look at.  ONR likes to see things that can be measured actually measured.</w:t>
      </w:r>
    </w:p>
  </w:comment>
  <w:comment w:id="337" w:author="Gary Wyckoff" w:date="2022-05-12T13:55:00Z">
    <w:p w14:paraId="11120076">
      <w:pPr>
        <w:pStyle w:val="Default"/>
      </w:pPr>
    </w:p>
    <w:p w14:paraId="11120077">
      <w:pPr>
        <w:pStyle w:val="Default"/>
      </w:pPr>
      <w:r>
        <w:rPr>
          <w:rFonts w:cs="Arial Unicode MS" w:eastAsia="Arial Unicode MS"/>
          <w:rtl w:val="0"/>
        </w:rPr>
        <w:t>IAVA Metrics are a CDRL (A014) so we need to talk to them.</w:t>
      </w:r>
    </w:p>
  </w:comment>
  <w:comment w:id="338" w:author="Gary Wyckoff" w:date="2022-04-26T12:03:00Z">
    <w:p w14:paraId="11120078">
      <w:pPr>
        <w:pStyle w:val="Default"/>
      </w:pPr>
    </w:p>
    <w:p w14:paraId="11120079">
      <w:pPr>
        <w:pStyle w:val="Default"/>
      </w:pPr>
      <w:r>
        <w:rPr>
          <w:rFonts w:cs="Arial Unicode MS" w:eastAsia="Arial Unicode MS"/>
          <w:rtl w:val="0"/>
        </w:rPr>
        <w:t>We know this why?  This is why we need to have Specific examples.  We can point to engagements where we have implemented these processes and have been highly successful.  Saying you are going to do them and they will be successful falls on deaf ears if no proof is offered.</w:t>
      </w:r>
    </w:p>
  </w:comment>
  <w:comment w:id="339" w:author="Kevin Tucker" w:date="2022-04-26T22:27:00Z">
    <w:p w14:paraId="1112007A">
      <w:pPr>
        <w:pStyle w:val="Default"/>
      </w:pPr>
    </w:p>
    <w:p w14:paraId="1112007B">
      <w:pPr>
        <w:pStyle w:val="Default"/>
      </w:pPr>
      <w:r>
        <w:rPr>
          <w:rFonts w:cs="Arial Unicode MS" w:eastAsia="Arial Unicode MS"/>
          <w:rtl w:val="0"/>
        </w:rPr>
        <w:t>BWI can only cite relevant experience with DMEA, as we have done above. Does AveningTech have additional specific customer examples to cite?</w:t>
      </w:r>
    </w:p>
  </w:comment>
  <w:comment w:id="341" w:author="William" w:date="2022-04-27T10:48:00Z">
    <w:p w14:paraId="1112007C">
      <w:pPr>
        <w:pStyle w:val="Default"/>
      </w:pPr>
    </w:p>
    <w:p w14:paraId="1112007D">
      <w:pPr>
        <w:pStyle w:val="Default"/>
      </w:pPr>
      <w:r>
        <w:rPr>
          <w:rFonts w:cs="Arial Unicode MS" w:eastAsia="Arial Unicode MS"/>
          <w:rtl w:val="0"/>
        </w:rPr>
        <w:t>Lee T wants to discuss with Lee P how we can highlight experience/reputation with Cloud services.</w:t>
      </w:r>
    </w:p>
  </w:comment>
  <w:comment w:id="342" w:author="Gary Wyckoff" w:date="2022-05-12T14:19:00Z">
    <w:p w14:paraId="1112007E">
      <w:pPr>
        <w:pStyle w:val="Default"/>
      </w:pPr>
    </w:p>
    <w:p w14:paraId="1112007F">
      <w:pPr>
        <w:pStyle w:val="Default"/>
      </w:pPr>
      <w:r>
        <w:rPr>
          <w:rFonts w:cs="Arial Unicode MS" w:eastAsia="Arial Unicode MS"/>
          <w:rtl w:val="0"/>
        </w:rPr>
        <w:t>No mention of Software as a Service (SaaS) and it is a requirement.  We talk to PaaS and IaaS).  We do mention SaaS  but I dont believe its in reference to the requirement.</w:t>
      </w:r>
    </w:p>
  </w:comment>
  <w:comment w:id="343" w:author="Gary Wyckoff" w:date="2022-05-12T14:10:00Z">
    <w:p w14:paraId="11120080">
      <w:pPr>
        <w:pStyle w:val="Default"/>
      </w:pPr>
    </w:p>
    <w:p w14:paraId="11120081">
      <w:pPr>
        <w:pStyle w:val="Default"/>
      </w:pPr>
      <w:r>
        <w:rPr>
          <w:rFonts w:cs="Arial Unicode MS" w:eastAsia="Arial Unicode MS"/>
          <w:rtl w:val="0"/>
        </w:rPr>
        <w:t>might want to say ...accuracy and currency of all network and architecture diagrams IAW CDRL 020.  By saying CDRL 020 we acknowledge that we need to maintain them and its a deliverable.  It also says we understand the requirement.</w:t>
      </w:r>
    </w:p>
  </w:comment>
  <w:comment w:id="345" w:author="Gary Wyckoff" w:date="2022-04-26T12:08:00Z">
    <w:p w14:paraId="11120082">
      <w:pPr>
        <w:pStyle w:val="Default"/>
      </w:pPr>
    </w:p>
    <w:p w14:paraId="11120083">
      <w:pPr>
        <w:pStyle w:val="Default"/>
      </w:pPr>
      <w:r>
        <w:rPr>
          <w:rFonts w:cs="Arial Unicode MS" w:eastAsia="Arial Unicode MS"/>
          <w:rtl w:val="0"/>
        </w:rPr>
        <w:t>experience with who?</w:t>
      </w:r>
    </w:p>
  </w:comment>
  <w:comment w:id="424" w:author="Gary Wyckoff" w:date="2022-04-26T12:17:00Z">
    <w:p w14:paraId="11120084">
      <w:pPr>
        <w:pStyle w:val="Default"/>
      </w:pPr>
    </w:p>
    <w:p w14:paraId="11120085">
      <w:pPr>
        <w:pStyle w:val="Default"/>
      </w:pPr>
      <w:r>
        <w:rPr>
          <w:rFonts w:cs="Arial Unicode MS" w:eastAsia="Arial Unicode MS"/>
          <w:rtl w:val="0"/>
        </w:rPr>
        <w:t>Have we done any cloud work  akin to what is being described in this section.  IF we have employed this methodology before lets say where, especially if it was successful.  This is all about telling ONR how great we are, what great things we did for our clients and the show of success with those methods and processes will make ONR want us.</w:t>
      </w:r>
    </w:p>
  </w:comment>
  <w:comment w:id="426" w:author="Gary Wyckoff" w:date="2022-04-26T12:19:00Z">
    <w:p w14:paraId="11120086">
      <w:pPr>
        <w:pStyle w:val="Default"/>
      </w:pPr>
    </w:p>
    <w:p w14:paraId="11120087">
      <w:pPr>
        <w:pStyle w:val="Default"/>
      </w:pPr>
      <w:r>
        <w:rPr>
          <w:rFonts w:cs="Arial Unicode MS" w:eastAsia="Arial Unicode MS"/>
          <w:rtl w:val="0"/>
        </w:rPr>
        <w:t>For who?  IF successful lets get it out there.</w:t>
      </w:r>
    </w:p>
  </w:comment>
  <w:comment w:id="433" w:author="Gary Wyckoff" w:date="2022-04-26T12:25:00Z">
    <w:p w14:paraId="11120088">
      <w:pPr>
        <w:pStyle w:val="Default"/>
      </w:pPr>
    </w:p>
    <w:p w14:paraId="11120089">
      <w:pPr>
        <w:pStyle w:val="Default"/>
      </w:pPr>
      <w:r>
        <w:rPr>
          <w:rFonts w:cs="Arial Unicode MS" w:eastAsia="Arial Unicode MS"/>
          <w:rtl w:val="0"/>
        </w:rPr>
        <w:t>Have you deployed this approach else where successfully?  Be SPECIFIC and say so</w:t>
      </w:r>
    </w:p>
  </w:comment>
  <w:comment w:id="448" w:author="Gary Wyckoff" w:date="2022-05-12T14:33:00Z">
    <w:p w14:paraId="1112008A">
      <w:pPr>
        <w:pStyle w:val="Default"/>
      </w:pPr>
    </w:p>
    <w:p w14:paraId="1112008B">
      <w:pPr>
        <w:pStyle w:val="Default"/>
      </w:pPr>
      <w:r>
        <w:rPr>
          <w:rFonts w:cs="Arial Unicode MS" w:eastAsia="Arial Unicode MS"/>
          <w:rtl w:val="0"/>
        </w:rPr>
        <w:t>We mention the CDRLs associated with this requirement.  It let ONR know that you understand there is a CDRL with this requirement.  We should identify all CDRLS in the sections they will be required.  Again it shows ONR you understand the requirement and the relationship of the CDRL to it.</w:t>
      </w:r>
    </w:p>
  </w:comment>
  <w:comment w:id="464" w:author="Kevin Tucker" w:date="2022-04-13T20:55:00Z">
    <w:p w14:paraId="1112008C">
      <w:pPr>
        <w:pStyle w:val="Default"/>
      </w:pPr>
    </w:p>
    <w:p w14:paraId="1112008D">
      <w:pPr>
        <w:pStyle w:val="Default"/>
      </w:pPr>
      <w:r>
        <w:rPr>
          <w:rFonts w:cs="Arial Unicode MS" w:eastAsia="Arial Unicode MS"/>
          <w:rtl w:val="0"/>
        </w:rPr>
        <w:t>Need to describe experience in in managing network on-premises and in cloud environment. Also need to specifically address network device management (routers, switches, firewalls, cabling, etc.)</w:t>
      </w:r>
    </w:p>
  </w:comment>
  <w:comment w:id="465" w:author="William" w:date="2022-04-24T14:00:00Z">
    <w:p w14:paraId="1112008E">
      <w:pPr>
        <w:pStyle w:val="Default"/>
      </w:pPr>
    </w:p>
    <w:p w14:paraId="1112008F">
      <w:pPr>
        <w:pStyle w:val="Default"/>
      </w:pPr>
      <w:r>
        <w:rPr>
          <w:rFonts w:cs="Arial Unicode MS" w:eastAsia="Arial Unicode MS"/>
          <w:rtl w:val="0"/>
        </w:rPr>
        <w:t>Kevin - we may need some assistance with the software-defined networking on-premises and operating Virtual Private Cloud (VPC) Landing Zone on-Cloud. Do you guys have any organic capability or do we need to start doing some research?</w:t>
      </w:r>
    </w:p>
  </w:comment>
  <w:comment w:id="470" w:author="Gary Wyckoff" w:date="2022-04-26T12:43:00Z">
    <w:p w14:paraId="11120090">
      <w:pPr>
        <w:pStyle w:val="Default"/>
      </w:pPr>
    </w:p>
    <w:p w14:paraId="11120091">
      <w:pPr>
        <w:pStyle w:val="Default"/>
      </w:pPr>
      <w:r>
        <w:rPr>
          <w:rFonts w:cs="Arial Unicode MS" w:eastAsia="Arial Unicode MS"/>
          <w:rtl w:val="0"/>
        </w:rPr>
        <w:t>THIS IS WHAT I'M TALKING ABOUT.. THis SPECIFICALLY states we supported NGEN in multiple locations.  Thus what we write next on this section all has some validity to ONR Reviewers. as they can relate to how NGEN operates</w:t>
      </w:r>
    </w:p>
  </w:comment>
  <w:comment w:id="473" w:author="Kevin Tucker" w:date="2022-04-13T20:57:00Z">
    <w:p w14:paraId="11120092">
      <w:pPr>
        <w:pStyle w:val="Default"/>
      </w:pPr>
    </w:p>
    <w:p w14:paraId="11120093">
      <w:pPr>
        <w:pStyle w:val="Default"/>
      </w:pPr>
      <w:r>
        <w:rPr>
          <w:rFonts w:cs="Arial Unicode MS" w:eastAsia="Arial Unicode MS"/>
          <w:rtl w:val="0"/>
        </w:rPr>
        <w:t>Need to specifically address software defined networking on premises and VPC Landing Zone on-Cloud</w:t>
      </w:r>
    </w:p>
  </w:comment>
  <w:comment w:id="478" w:author="Gary Wyckoff" w:date="2022-04-26T12:39:00Z">
    <w:p w14:paraId="11120094">
      <w:pPr>
        <w:pStyle w:val="Default"/>
      </w:pPr>
    </w:p>
    <w:p w14:paraId="11120095">
      <w:pPr>
        <w:pStyle w:val="Default"/>
      </w:pPr>
      <w:r>
        <w:rPr>
          <w:rFonts w:cs="Arial Unicode MS" w:eastAsia="Arial Unicode MS"/>
          <w:rtl w:val="0"/>
        </w:rPr>
        <w:t>ONR has no military for on site engineers to train.  If you are talking about your approach being training military then the reviewers will assume you don't know the IT staff.</w:t>
      </w:r>
    </w:p>
    <w:p w14:paraId="11120096">
      <w:pPr>
        <w:pStyle w:val="Default"/>
      </w:pPr>
      <w:r>
        <w:rPr>
          <w:rFonts w:cs="Arial Unicode MS" w:eastAsia="Arial Unicode MS"/>
          <w:rtl w:val="0"/>
        </w:rPr>
        <w:t>Again when we are talking about a process we want to implement lets say where we have done it so we can get to SPECIFICS.</w:t>
      </w:r>
    </w:p>
  </w:comment>
  <w:comment w:id="498" w:author="Gary Wyckoff" w:date="2022-04-26T12:50:00Z">
    <w:p w14:paraId="11120097">
      <w:pPr>
        <w:pStyle w:val="Default"/>
      </w:pPr>
    </w:p>
    <w:p w14:paraId="11120098">
      <w:pPr>
        <w:pStyle w:val="Default"/>
      </w:pPr>
      <w:r>
        <w:rPr>
          <w:rFonts w:cs="Arial Unicode MS" w:eastAsia="Arial Unicode MS"/>
          <w:rtl w:val="0"/>
        </w:rPr>
        <w:t>Need to verify but I believe ONR still has their Regional Office in  Chicago</w:t>
      </w:r>
    </w:p>
  </w:comment>
  <w:comment w:id="499" w:author="William" w:date="2022-04-27T09:05:00Z">
    <w:p w14:paraId="11120099">
      <w:pPr>
        <w:pStyle w:val="Default"/>
      </w:pPr>
    </w:p>
    <w:p w14:paraId="1112009A">
      <w:pPr>
        <w:pStyle w:val="Default"/>
      </w:pPr>
      <w:r>
        <w:rPr>
          <w:rFonts w:cs="Arial Unicode MS" w:eastAsia="Arial Unicode MS"/>
          <w:rtl w:val="0"/>
        </w:rPr>
        <w:t>Omitted Chicago because Boston and San Diego were specifically called out in the RFP. We can verify.</w:t>
      </w:r>
    </w:p>
  </w:comment>
  <w:comment w:id="500" w:author="Gary Wyckoff" w:date="2022-04-26T12:56:00Z">
    <w:p w14:paraId="1112009B">
      <w:pPr>
        <w:pStyle w:val="Default"/>
      </w:pPr>
    </w:p>
    <w:p w14:paraId="1112009C">
      <w:pPr>
        <w:pStyle w:val="Default"/>
      </w:pPr>
      <w:r>
        <w:rPr>
          <w:rFonts w:cs="Arial Unicode MS" w:eastAsia="Arial Unicode MS"/>
          <w:rtl w:val="0"/>
        </w:rPr>
        <w:t>These next 4 para tell a great story but its disjointed. I would weave the 4th para info about supporting JB Pearl and PACAF  into the process/abilities paras above and come out showing how successful it we were and that ONR will benefit from this great experience.  The story is there lets just make it more clear.</w:t>
      </w:r>
    </w:p>
  </w:comment>
  <w:comment w:id="501" w:author="William" w:date="2022-05-17T15:59:00Z">
    <w:p w14:paraId="1112009D">
      <w:pPr>
        <w:pStyle w:val="Default"/>
      </w:pPr>
    </w:p>
    <w:p w14:paraId="1112009E">
      <w:pPr>
        <w:pStyle w:val="Default"/>
      </w:pPr>
      <w:r>
        <w:rPr>
          <w:rFonts w:cs="Arial Unicode MS" w:eastAsia="Arial Unicode MS"/>
          <w:rtl w:val="0"/>
        </w:rPr>
        <w:t>Tried that, take a look.</w:t>
      </w:r>
    </w:p>
  </w:comment>
  <w:comment w:id="519" w:author="Kevin Tucker" w:date="2022-04-13T21:03:00Z">
    <w:p w14:paraId="1112009F">
      <w:pPr>
        <w:pStyle w:val="Default"/>
      </w:pPr>
    </w:p>
    <w:p w14:paraId="111200A0">
      <w:pPr>
        <w:pStyle w:val="Default"/>
      </w:pPr>
      <w:r>
        <w:rPr>
          <w:rFonts w:cs="Arial Unicode MS" w:eastAsia="Arial Unicode MS"/>
          <w:rtl w:val="0"/>
        </w:rPr>
        <w:t>Need to expand on how we maintain and support unclassified and classified VTC systems</w:t>
      </w:r>
    </w:p>
  </w:comment>
  <w:comment w:id="520" w:author="William" w:date="2022-04-23T15:42:00Z">
    <w:p w14:paraId="111200A1">
      <w:pPr>
        <w:pStyle w:val="Default"/>
      </w:pPr>
    </w:p>
    <w:p w14:paraId="111200A2">
      <w:pPr>
        <w:pStyle w:val="Default"/>
      </w:pPr>
      <w:r>
        <w:rPr>
          <w:rFonts w:cs="Arial Unicode MS" w:eastAsia="Arial Unicode MS"/>
          <w:rtl w:val="0"/>
        </w:rPr>
        <w:t>I think we need to expound on the idea of coordinating with the ONR Director, Network Operations and Command Logistics Code 0544 to obtain security keys to establish</w:t>
      </w:r>
    </w:p>
    <w:p w14:paraId="111200A3">
      <w:pPr>
        <w:pStyle w:val="Default"/>
      </w:pPr>
      <w:r>
        <w:rPr>
          <w:rFonts w:cs="Arial Unicode MS" w:eastAsia="Arial Unicode MS"/>
          <w:rtl w:val="0"/>
        </w:rPr>
        <w:t>secure video and audio conferences</w:t>
      </w:r>
    </w:p>
  </w:comment>
  <w:comment w:id="526" w:author="Gary Wyckoff" w:date="2022-04-15T11:15:00Z">
    <w:p w14:paraId="111200A4">
      <w:pPr>
        <w:pStyle w:val="Default"/>
      </w:pPr>
    </w:p>
    <w:p w14:paraId="111200A5">
      <w:pPr>
        <w:pStyle w:val="Default"/>
      </w:pPr>
      <w:r>
        <w:rPr>
          <w:rFonts w:cs="Arial Unicode MS" w:eastAsia="Arial Unicode MS"/>
          <w:rtl w:val="0"/>
        </w:rPr>
        <w:t>Have either Avening or BW ever transitioned an organization to the cloud (other than internally)?  If so we should say that.  Let the reviewers know that you have done that before.</w:t>
      </w:r>
    </w:p>
  </w:comment>
  <w:comment w:id="527" w:author="William" w:date="2022-04-23T15:12:00Z">
    <w:p w14:paraId="111200A6">
      <w:pPr>
        <w:pStyle w:val="Default"/>
      </w:pPr>
    </w:p>
    <w:p w14:paraId="111200A7">
      <w:pPr>
        <w:pStyle w:val="Default"/>
      </w:pPr>
      <w:r>
        <w:rPr>
          <w:rFonts w:cs="Arial Unicode MS" w:eastAsia="Arial Unicode MS"/>
          <w:rtl w:val="0"/>
        </w:rPr>
        <w:t>Gary - AveningTech has not done this. Not sure about Blackwatch.</w:t>
      </w:r>
    </w:p>
  </w:comment>
  <w:comment w:id="532" w:author="Gary Wyckoff" w:date="2022-04-13T10:55:00Z">
    <w:p w14:paraId="111200A8">
      <w:pPr>
        <w:pStyle w:val="Default"/>
      </w:pPr>
    </w:p>
    <w:p w14:paraId="111200A9">
      <w:pPr>
        <w:pStyle w:val="Default"/>
      </w:pPr>
      <w:r>
        <w:rPr>
          <w:rFonts w:cs="Arial Unicode MS" w:eastAsia="Arial Unicode MS"/>
          <w:rtl w:val="0"/>
        </w:rPr>
        <w:t>Do we use any particular software or methods for scheduling?  Have we used "bridges" to link VTCs together if so, say that.  ONR has to schedule "Bridges" through NIWC or NAVAIR if we know the  process to do that demonstrate the knowledge!</w:t>
      </w:r>
    </w:p>
  </w:comment>
  <w:comment w:id="533" w:author="William" w:date="2022-05-18T06:00:00Z">
    <w:p w14:paraId="111200AA">
      <w:pPr>
        <w:pStyle w:val="Default"/>
      </w:pPr>
    </w:p>
    <w:p w14:paraId="111200AB">
      <w:pPr>
        <w:pStyle w:val="Default"/>
      </w:pPr>
      <w:r>
        <w:rPr>
          <w:rFonts w:cs="Arial Unicode MS" w:eastAsia="Arial Unicode MS"/>
          <w:rtl w:val="0"/>
        </w:rPr>
        <w:t xml:space="preserve">We understand that ONR is currently still using Outlook calendars to manage VTC/AV schedules. </w:t>
      </w:r>
    </w:p>
    <w:p w14:paraId="111200AC">
      <w:pPr>
        <w:pStyle w:val="Default"/>
      </w:pPr>
    </w:p>
    <w:p w14:paraId="111200AD">
      <w:pPr>
        <w:pStyle w:val="Default"/>
      </w:pPr>
      <w:r>
        <w:rPr>
          <w:rFonts w:cs="Arial Unicode MS" w:eastAsia="Arial Unicode MS"/>
          <w:rtl w:val="0"/>
        </w:rPr>
        <w:t>Regarding bridges: I do not know how that is accomplished at ONR so I can't write intelligently to it.</w:t>
      </w:r>
    </w:p>
  </w:comment>
  <w:comment w:id="544" w:author="Gary Wyckoff" w:date="2022-04-26T13:00:00Z">
    <w:p w14:paraId="111200AE">
      <w:pPr>
        <w:pStyle w:val="Default"/>
      </w:pPr>
    </w:p>
    <w:p w14:paraId="111200AF">
      <w:pPr>
        <w:pStyle w:val="Default"/>
      </w:pPr>
      <w:r>
        <w:rPr>
          <w:rFonts w:cs="Arial Unicode MS" w:eastAsia="Arial Unicode MS"/>
          <w:rtl w:val="0"/>
        </w:rPr>
        <w:t>If the Section above is redone and tells the successful story  of processes, actions and successful outcomes the reviewers will relate to it and when they read this section they will say YEP they got it.  Because above they read about all we did and the success an thy believe you will bring it to them.</w:t>
      </w:r>
    </w:p>
  </w:comment>
  <w:comment w:id="545" w:author="William" w:date="2022-05-18T06:00:00Z">
    <w:p w14:paraId="111200B0">
      <w:pPr>
        <w:pStyle w:val="Default"/>
      </w:pPr>
    </w:p>
    <w:p w14:paraId="111200B1">
      <w:pPr>
        <w:pStyle w:val="Default"/>
      </w:pPr>
      <w:r>
        <w:rPr>
          <w:rFonts w:cs="Arial Unicode MS" w:eastAsia="Arial Unicode MS"/>
          <w:rtl w:val="0"/>
        </w:rPr>
        <w:t>Restructured; take a look.</w:t>
      </w:r>
    </w:p>
  </w:comment>
  <w:comment w:id="556" w:author="William" w:date="2022-05-04T10:17:00Z">
    <w:p w14:paraId="111200B2">
      <w:pPr>
        <w:pStyle w:val="Default"/>
      </w:pPr>
    </w:p>
    <w:p w14:paraId="111200B3">
      <w:pPr>
        <w:pStyle w:val="Default"/>
      </w:pPr>
      <w:r>
        <w:rPr>
          <w:rFonts w:cs="Arial Unicode MS" w:eastAsia="Arial Unicode MS"/>
          <w:rtl w:val="0"/>
        </w:rPr>
        <w:t>5P limit</w:t>
      </w:r>
    </w:p>
  </w:comment>
  <w:comment w:id="568" w:author="Tom Termini" w:date="2022-05-21T01:21:00Z">
    <w:p w14:paraId="111200B4">
      <w:pPr>
        <w:pStyle w:val="Default"/>
      </w:pPr>
    </w:p>
    <w:p w14:paraId="111200B5">
      <w:pPr>
        <w:pStyle w:val="Default"/>
      </w:pPr>
      <w:r>
        <w:rPr>
          <w:rFonts w:cs="Arial Unicode MS" w:eastAsia="Arial Unicode MS"/>
          <w:rtl w:val="0"/>
        </w:rPr>
        <w:t xml:space="preserve">This section will need to be </w:t>
      </w:r>
      <w:r>
        <w:rPr>
          <w:rFonts w:cs="Arial Unicode MS" w:eastAsia="Arial Unicode MS" w:hint="default"/>
          <w:rtl w:val="0"/>
        </w:rPr>
        <w:t>“</w:t>
      </w:r>
      <w:r>
        <w:rPr>
          <w:rFonts w:cs="Arial Unicode MS" w:eastAsia="Arial Unicode MS"/>
          <w:rtl w:val="0"/>
        </w:rPr>
        <w:t>finessed</w:t>
      </w:r>
      <w:r>
        <w:rPr>
          <w:rFonts w:cs="Arial Unicode MS" w:eastAsia="Arial Unicode MS" w:hint="default"/>
          <w:rtl w:val="0"/>
        </w:rPr>
        <w:t xml:space="preserve">” </w:t>
      </w:r>
      <w:r>
        <w:rPr>
          <w:rFonts w:cs="Arial Unicode MS" w:eastAsia="Arial Unicode MS"/>
          <w:rtl w:val="0"/>
        </w:rPr>
        <w:t xml:space="preserve">a bit to sell our </w:t>
      </w:r>
      <w:r>
        <w:rPr>
          <w:rFonts w:cs="Arial Unicode MS" w:eastAsia="Arial Unicode MS" w:hint="default"/>
          <w:rtl w:val="0"/>
        </w:rPr>
        <w:t>“</w:t>
      </w:r>
      <w:r>
        <w:rPr>
          <w:rFonts w:cs="Arial Unicode MS" w:eastAsia="Arial Unicode MS"/>
          <w:rtl w:val="0"/>
        </w:rPr>
        <w:t>One Team, One Purpose</w:t>
      </w:r>
      <w:r>
        <w:rPr>
          <w:rFonts w:cs="Arial Unicode MS" w:eastAsia="Arial Unicode MS" w:hint="default"/>
          <w:rtl w:val="0"/>
        </w:rPr>
        <w:t xml:space="preserve">” </w:t>
      </w:r>
      <w:r>
        <w:rPr>
          <w:rFonts w:cs="Arial Unicode MS" w:eastAsia="Arial Unicode MS"/>
          <w:rtl w:val="0"/>
        </w:rPr>
        <w:t xml:space="preserve">theme. RFP instructions are explicit about providing a </w:t>
      </w:r>
      <w:r>
        <w:rPr>
          <w:rFonts w:cs="Arial Unicode MS" w:eastAsia="Arial Unicode MS" w:hint="default"/>
          <w:rtl w:val="0"/>
        </w:rPr>
        <w:t>“</w:t>
      </w:r>
      <w:r>
        <w:rPr>
          <w:rFonts w:cs="Arial Unicode MS" w:eastAsia="Arial Unicode MS"/>
          <w:rtl w:val="0"/>
        </w:rPr>
        <w:t xml:space="preserve">clear distinction of functions to be performed by the prime and subcontractor to include </w:t>
      </w:r>
      <w:r>
        <w:rPr>
          <w:rFonts w:cs="Arial Unicode MS" w:eastAsia="Arial Unicode MS" w:hint="default"/>
          <w:rtl w:val="0"/>
        </w:rPr>
        <w:t xml:space="preserve">… </w:t>
      </w:r>
      <w:r>
        <w:rPr>
          <w:rFonts w:cs="Arial Unicode MS" w:eastAsia="Arial Unicode MS"/>
          <w:rtl w:val="0"/>
        </w:rPr>
        <w:t>nature of work, criticality of the work, and the percentage of overall effort performed by each subcontractor in each area of service provided.</w:t>
      </w:r>
      <w:r>
        <w:rPr>
          <w:rFonts w:cs="Arial Unicode MS" w:eastAsia="Arial Unicode MS" w:hint="default"/>
          <w:rtl w:val="0"/>
        </w:rPr>
        <w:t xml:space="preserve">” </w:t>
      </w:r>
      <w:r>
        <w:rPr>
          <w:rFonts w:cs="Arial Unicode MS" w:eastAsia="Arial Unicode MS"/>
          <w:rtl w:val="0"/>
        </w:rPr>
        <w:t>(RFP Page 87) We don</w:t>
      </w:r>
      <w:r>
        <w:rPr>
          <w:rFonts w:cs="Arial Unicode MS" w:eastAsia="Arial Unicode MS" w:hint="default"/>
          <w:rtl w:val="0"/>
        </w:rPr>
        <w:t>’</w:t>
      </w:r>
      <w:r>
        <w:rPr>
          <w:rFonts w:cs="Arial Unicode MS" w:eastAsia="Arial Unicode MS"/>
          <w:rtl w:val="0"/>
        </w:rPr>
        <w:t xml:space="preserve">t want to get downgraded during evaluation for not providing a </w:t>
      </w:r>
      <w:r>
        <w:rPr>
          <w:rFonts w:cs="Arial Unicode MS" w:eastAsia="Arial Unicode MS" w:hint="default"/>
          <w:rtl w:val="0"/>
        </w:rPr>
        <w:t>“</w:t>
      </w:r>
      <w:r>
        <w:rPr>
          <w:rFonts w:cs="Arial Unicode MS" w:eastAsia="Arial Unicode MS"/>
          <w:rtl w:val="0"/>
        </w:rPr>
        <w:t>clear distinction of functions.</w:t>
      </w:r>
      <w:r>
        <w:rPr>
          <w:rFonts w:cs="Arial Unicode MS" w:eastAsia="Arial Unicode MS" w:hint="default"/>
          <w:rtl w:val="0"/>
        </w:rPr>
        <w:t>”</w:t>
      </w:r>
    </w:p>
    <w:p w14:paraId="111200B6">
      <w:pPr>
        <w:pStyle w:val="Default"/>
      </w:pPr>
      <w:r>
        <w:rPr>
          <w:rFonts w:cs="Arial Unicode MS" w:eastAsia="Arial Unicode MS" w:hint="default"/>
          <w:rtl w:val="0"/>
        </w:rPr>
        <w:t>—</w:t>
      </w:r>
    </w:p>
    <w:p w14:paraId="111200B7">
      <w:pPr>
        <w:pStyle w:val="Default"/>
      </w:pPr>
    </w:p>
    <w:p w14:paraId="111200B8">
      <w:pPr>
        <w:pStyle w:val="Default"/>
      </w:pPr>
      <w:r>
        <w:rPr>
          <w:rFonts w:cs="Arial Unicode MS" w:eastAsia="Arial Unicode MS"/>
          <w:rtl w:val="0"/>
        </w:rPr>
        <w:t xml:space="preserve">I suggest under each task in the rest of the tech volume, put a </w:t>
      </w:r>
      <w:r>
        <w:rPr>
          <w:rFonts w:cs="Arial Unicode MS" w:eastAsia="Arial Unicode MS" w:hint="default"/>
          <w:rtl w:val="0"/>
        </w:rPr>
        <w:t>“</w:t>
      </w:r>
      <w:r>
        <w:rPr>
          <w:rFonts w:cs="Arial Unicode MS" w:eastAsia="Arial Unicode MS"/>
          <w:rtl w:val="0"/>
        </w:rPr>
        <w:t>work share by team member</w:t>
      </w:r>
      <w:r>
        <w:rPr>
          <w:rFonts w:cs="Arial Unicode MS" w:eastAsia="Arial Unicode MS" w:hint="default"/>
          <w:rtl w:val="0"/>
        </w:rPr>
        <w:t xml:space="preserve">” </w:t>
      </w:r>
      <w:r>
        <w:rPr>
          <w:rFonts w:cs="Arial Unicode MS" w:eastAsia="Arial Unicode MS"/>
          <w:rtl w:val="0"/>
        </w:rPr>
        <w:t>notation. This table is just too big for here.</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6" w15:done="0"/>
  <w15:commentEx w15:paraId="11120008" w15:paraIdParent="11120006" w15:done="0"/>
  <w15:commentEx w15:paraId="1112000A" w15:paraIdParent="11120006" w15:done="0"/>
  <w15:commentEx w15:paraId="1112000C" w15:done="0"/>
  <w15:commentEx w15:paraId="1112000E" w15:paraIdParent="1112000C" w15:done="0"/>
  <w15:commentEx w15:paraId="11120010" w15:done="0"/>
  <w15:commentEx w15:paraId="11120012" w15:paraIdParent="11120010" w15:done="0"/>
  <w15:commentEx w15:paraId="11120014" w15:paraIdParent="11120010" w15:done="0"/>
  <w15:commentEx w15:paraId="11120016" w15:done="0"/>
  <w15:commentEx w15:paraId="11120018" w15:paraIdParent="11120016" w15:done="0"/>
  <w15:commentEx w15:paraId="1112001A" w15:paraIdParent="11120016" w15:done="0"/>
  <w15:commentEx w15:paraId="1112001C" w15:done="0"/>
  <w15:commentEx w15:paraId="1112001E" w15:done="0"/>
  <w15:commentEx w15:paraId="11120020" w15:done="0"/>
  <w15:commentEx w15:paraId="11120022" w15:done="0"/>
  <w15:commentEx w15:paraId="11120024" w15:paraIdParent="11120022" w15:done="0"/>
  <w15:commentEx w15:paraId="11120026" w15:done="0"/>
  <w15:commentEx w15:paraId="11120028" w15:paraIdParent="11120026" w15:done="0"/>
  <w15:commentEx w15:paraId="1112002A" w15:done="0"/>
  <w15:commentEx w15:paraId="1112002D" w15:done="0"/>
  <w15:commentEx w15:paraId="1112002F" w15:done="0"/>
  <w15:commentEx w15:paraId="11120031" w15:done="0"/>
  <w15:commentEx w15:paraId="11120033" w15:done="0"/>
  <w15:commentEx w15:paraId="11120035" w15:done="0"/>
  <w15:commentEx w15:paraId="11120037" w15:done="0"/>
  <w15:commentEx w15:paraId="11120039" w15:done="0"/>
  <w15:commentEx w15:paraId="1112003B" w15:done="0"/>
  <w15:commentEx w15:paraId="1112003D" w15:done="0"/>
  <w15:commentEx w15:paraId="1112003F" w15:paraIdParent="1112003D" w15:done="0"/>
  <w15:commentEx w15:paraId="11120041" w15:done="0"/>
  <w15:commentEx w15:paraId="11120043" w15:done="0"/>
  <w15:commentEx w15:paraId="11120045" w15:done="0"/>
  <w15:commentEx w15:paraId="11120047" w15:paraIdParent="11120045" w15:done="0"/>
  <w15:commentEx w15:paraId="11120049" w15:done="0"/>
  <w15:commentEx w15:paraId="1112004B" w15:done="0"/>
  <w15:commentEx w15:paraId="1112004D" w15:done="0"/>
  <w15:commentEx w15:paraId="1112004F" w15:done="0"/>
  <w15:commentEx w15:paraId="11120051" w15:paraIdParent="1112004F" w15:done="0"/>
  <w15:commentEx w15:paraId="11120053" w15:done="0"/>
  <w15:commentEx w15:paraId="11120055" w15:done="0"/>
  <w15:commentEx w15:paraId="1112005F" w15:paraIdParent="11120055" w15:done="0"/>
  <w15:commentEx w15:paraId="11120061" w15:done="0"/>
  <w15:commentEx w15:paraId="11120063" w15:done="0"/>
  <w15:commentEx w15:paraId="11120065" w15:done="0"/>
  <w15:commentEx w15:paraId="11120067" w15:done="0"/>
  <w15:commentEx w15:paraId="11120069" w15:done="0"/>
  <w15:commentEx w15:paraId="1112006B" w15:done="0"/>
  <w15:commentEx w15:paraId="1112006D" w15:paraIdParent="1112006B" w15:done="0"/>
  <w15:commentEx w15:paraId="1112006F" w15:paraIdParent="1112006B" w15:done="0"/>
  <w15:commentEx w15:paraId="11120071" w15:done="0"/>
  <w15:commentEx w15:paraId="11120073" w15:done="0"/>
  <w15:commentEx w15:paraId="11120075" w15:done="0"/>
  <w15:commentEx w15:paraId="11120077" w15:paraIdParent="11120075" w15:done="0"/>
  <w15:commentEx w15:paraId="11120079" w15:done="0"/>
  <w15:commentEx w15:paraId="1112007B" w15:paraIdParent="11120079" w15:done="0"/>
  <w15:commentEx w15:paraId="1112007D" w15:done="0"/>
  <w15:commentEx w15:paraId="1112007F" w15:done="0"/>
  <w15:commentEx w15:paraId="11120081" w15:done="0"/>
  <w15:commentEx w15:paraId="11120083" w15:done="0"/>
  <w15:commentEx w15:paraId="11120085" w15:done="0"/>
  <w15:commentEx w15:paraId="11120087" w15:done="0"/>
  <w15:commentEx w15:paraId="11120089" w15:done="0"/>
  <w15:commentEx w15:paraId="1112008B" w15:done="0"/>
  <w15:commentEx w15:paraId="1112008D" w15:done="0"/>
  <w15:commentEx w15:paraId="1112008F" w15:paraIdParent="1112008D" w15:done="0"/>
  <w15:commentEx w15:paraId="11120091" w15:done="0"/>
  <w15:commentEx w15:paraId="11120093" w15:done="0"/>
  <w15:commentEx w15:paraId="11120096" w15:done="0"/>
  <w15:commentEx w15:paraId="11120098" w15:done="0"/>
  <w15:commentEx w15:paraId="1112009A" w15:paraIdParent="11120098" w15:done="0"/>
  <w15:commentEx w15:paraId="1112009C" w15:done="0"/>
  <w15:commentEx w15:paraId="1112009E" w15:paraIdParent="1112009C" w15:done="0"/>
  <w15:commentEx w15:paraId="111200A0" w15:done="0"/>
  <w15:commentEx w15:paraId="111200A3" w15:paraIdParent="111200A0" w15:done="0"/>
  <w15:commentEx w15:paraId="111200A5" w15:done="0"/>
  <w15:commentEx w15:paraId="111200A7" w15:paraIdParent="111200A5" w15:done="0"/>
  <w15:commentEx w15:paraId="111200A9" w15:done="0"/>
  <w15:commentEx w15:paraId="111200AD" w15:paraIdParent="111200A9" w15:done="0"/>
  <w15:commentEx w15:paraId="111200AF" w15:done="0"/>
  <w15:commentEx w15:paraId="111200B1" w15:paraIdParent="111200AF" w15:done="0"/>
  <w15:commentEx w15:paraId="111200B3" w15:done="0"/>
  <w15:commentEx w15:paraId="111200B8"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pPr>
    <w:r>
      <w:rPr/>
      <w:fldChar w:fldCharType="begin" w:fldLock="0"/>
    </w:r>
    <w:r>
      <w:instrText xml:space="preserve"> PAGE </w:instrText>
    </w:r>
    <w:r>
      <w:rPr/>
      <w:fldChar w:fldCharType="separate" w:fldLock="0"/>
    </w:r>
    <w:r>
      <w:t>49</w:t>
    </w:r>
    <w:r>
      <w:rPr/>
      <w:fldChar w:fldCharType="end" w:fldLock="0"/>
    </w: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mc:AlternateContent>
        <mc:Choice Requires="wps">
          <w:drawing>
            <wp:anchor distT="152400" distB="152400" distL="152400" distR="152400" simplePos="0" relativeHeight="251658240" behindDoc="1" locked="0" layoutInCell="1" allowOverlap="1">
              <wp:simplePos x="0" y="0"/>
              <wp:positionH relativeFrom="page">
                <wp:posOffset>6734810</wp:posOffset>
              </wp:positionH>
              <wp:positionV relativeFrom="page">
                <wp:posOffset>448310</wp:posOffset>
              </wp:positionV>
              <wp:extent cx="173990" cy="196215"/>
              <wp:effectExtent l="0" t="0" r="0" b="0"/>
              <wp:wrapNone/>
              <wp:docPr id="1073741831" name="officeArt object" descr="docshape1"/>
              <wp:cNvGraphicFramePr/>
              <a:graphic xmlns:a="http://schemas.openxmlformats.org/drawingml/2006/main">
                <a:graphicData uri="http://schemas.microsoft.com/office/word/2010/wordprocessingShape">
                  <wps:wsp>
                    <wps:cNvSpPr txBox="1"/>
                    <wps:spPr>
                      <a:xfrm>
                        <a:off x="0" y="0"/>
                        <a:ext cx="173990" cy="196215"/>
                      </a:xfrm>
                      <a:prstGeom prst="rect">
                        <a:avLst/>
                      </a:prstGeom>
                      <a:noFill/>
                      <a:ln w="12700" cap="flat">
                        <a:noFill/>
                        <a:miter lim="400000"/>
                      </a:ln>
                      <a:effectLst/>
                    </wps:spPr>
                    <wps:txbx>
                      <w:txbxContent>
                        <w:p>
                          <w:pPr>
                            <w:pStyle w:val="Body Text"/>
                            <w:spacing w:before="12"/>
                            <w:ind w:left="60" w:firstLine="0"/>
                          </w:pPr>
                          <w:r>
                            <w:rPr>
                              <w:rFonts w:ascii="Arial" w:cs="Arial" w:hAnsi="Arial" w:eastAsia="Arial"/>
                              <w:rtl w:val="0"/>
                            </w:rPr>
                            <w:fldChar w:fldCharType="begin" w:fldLock="0"/>
                          </w:r>
                          <w:r>
                            <w:rPr>
                              <w:rFonts w:ascii="Arial" w:cs="Arial" w:hAnsi="Arial" w:eastAsia="Arial"/>
                              <w:rtl w:val="0"/>
                            </w:rPr>
                            <w:instrText xml:space="preserve"> PAGE </w:instrText>
                          </w:r>
                          <w:r>
                            <w:rPr>
                              <w:rFonts w:ascii="Arial" w:cs="Arial" w:hAnsi="Arial" w:eastAsia="Arial"/>
                              <w:rtl w:val="0"/>
                            </w:rPr>
                            <w:fldChar w:fldCharType="separate" w:fldLock="0"/>
                          </w:r>
                          <w:r>
                            <w:rPr>
                              <w:rFonts w:ascii="Arial" w:cs="Arial" w:hAnsi="Arial" w:eastAsia="Arial"/>
                              <w:rtl w:val="0"/>
                            </w:rPr>
                            <w:t>50</w:t>
                          </w:r>
                          <w:r>
                            <w:rPr>
                              <w:rFonts w:ascii="Arial" w:cs="Arial" w:hAnsi="Arial" w:eastAsia="Arial"/>
                              <w:rtl w:val="0"/>
                            </w:rPr>
                            <w:fldChar w:fldCharType="end" w:fldLock="0"/>
                          </w:r>
                        </w:p>
                      </w:txbxContent>
                    </wps:txbx>
                    <wps:bodyPr wrap="square" lIns="0" tIns="0" rIns="0" bIns="0" numCol="1" anchor="t">
                      <a:noAutofit/>
                    </wps:bodyPr>
                  </wps:wsp>
                </a:graphicData>
              </a:graphic>
            </wp:anchor>
          </w:drawing>
        </mc:Choice>
        <mc:Fallback>
          <w:pict>
            <v:shape id="_x0000_s1026" type="#_x0000_t202" style="visibility:visible;position:absolute;margin-left:530.3pt;margin-top:35.3pt;width:13.7pt;height:15.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2"/>
                      <w:ind w:left="60" w:firstLine="0"/>
                    </w:pPr>
                    <w:r>
                      <w:rPr>
                        <w:rFonts w:ascii="Arial" w:cs="Arial" w:hAnsi="Arial" w:eastAsia="Arial"/>
                        <w:rtl w:val="0"/>
                      </w:rPr>
                      <w:fldChar w:fldCharType="begin" w:fldLock="0"/>
                    </w:r>
                    <w:r>
                      <w:rPr>
                        <w:rFonts w:ascii="Arial" w:cs="Arial" w:hAnsi="Arial" w:eastAsia="Arial"/>
                        <w:rtl w:val="0"/>
                      </w:rPr>
                      <w:instrText xml:space="preserve"> PAGE </w:instrText>
                    </w:r>
                    <w:r>
                      <w:rPr>
                        <w:rFonts w:ascii="Arial" w:cs="Arial" w:hAnsi="Arial" w:eastAsia="Arial"/>
                        <w:rtl w:val="0"/>
                      </w:rPr>
                      <w:fldChar w:fldCharType="separate" w:fldLock="0"/>
                    </w:r>
                    <w:r>
                      <w:rPr>
                        <w:rFonts w:ascii="Arial" w:cs="Arial" w:hAnsi="Arial" w:eastAsia="Arial"/>
                        <w:rtl w:val="0"/>
                      </w:rPr>
                      <w:t>50</w:t>
                    </w:r>
                    <w:r>
                      <w:rPr>
                        <w:rFonts w:ascii="Arial" w:cs="Arial" w:hAnsi="Arial" w:eastAsia="Arial"/>
                        <w:rtl w:val="0"/>
                      </w:rPr>
                      <w:fldChar w:fldCharType="end" w:fldLock="0"/>
                    </w:r>
                  </w:p>
                </w:txbxContent>
              </v:textbox>
              <w10:wrap type="none" side="bothSides" anchorx="page" anchory="page"/>
            </v:shap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901700</wp:posOffset>
              </wp:positionH>
              <wp:positionV relativeFrom="page">
                <wp:posOffset>9416414</wp:posOffset>
              </wp:positionV>
              <wp:extent cx="1244600" cy="194311"/>
              <wp:effectExtent l="0" t="0" r="0" b="0"/>
              <wp:wrapNone/>
              <wp:docPr id="1073741832" name="officeArt object" descr="docshape2"/>
              <wp:cNvGraphicFramePr/>
              <a:graphic xmlns:a="http://schemas.openxmlformats.org/drawingml/2006/main">
                <a:graphicData uri="http://schemas.microsoft.com/office/word/2010/wordprocessingShape">
                  <wps:wsp>
                    <wps:cNvSpPr txBox="1"/>
                    <wps:spPr>
                      <a:xfrm>
                        <a:off x="0" y="0"/>
                        <a:ext cx="1244600" cy="194311"/>
                      </a:xfrm>
                      <a:prstGeom prst="rect">
                        <a:avLst/>
                      </a:prstGeom>
                      <a:noFill/>
                      <a:ln w="12700" cap="flat">
                        <a:noFill/>
                        <a:miter lim="400000"/>
                      </a:ln>
                      <a:effectLst/>
                    </wps:spPr>
                    <wps:txbx>
                      <w:txbxContent>
                        <w:p>
                          <w:pPr>
                            <w:pStyle w:val="Body Text"/>
                            <w:spacing w:before="10"/>
                            <w:ind w:left="20" w:firstLine="0"/>
                          </w:pPr>
                          <w:r>
                            <w:tab/>
                          </w:r>
                        </w:p>
                      </w:txbxContent>
                    </wps:txbx>
                    <wps:bodyPr wrap="square" lIns="0" tIns="0" rIns="0" bIns="0" numCol="1" anchor="t">
                      <a:noAutofit/>
                    </wps:bodyPr>
                  </wps:wsp>
                </a:graphicData>
              </a:graphic>
            </wp:anchor>
          </w:drawing>
        </mc:Choice>
        <mc:Fallback>
          <w:pict>
            <v:shape id="_x0000_s1027" type="#_x0000_t202" style="visibility:visible;position:absolute;margin-left:71.0pt;margin-top:741.5pt;width:98.0pt;height:15.3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20" w:firstLine="0"/>
                    </w:pPr>
                    <w:r>
                      <w:tab/>
                    </w:r>
                  </w:p>
                </w:txbxContent>
              </v:textbox>
              <w10:wrap type="none" side="bothSides" anchorx="page" anchory="page"/>
            </v:shap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tabs>
          <w:tab w:val="num" w:pos="700"/>
        </w:tabs>
        <w:ind w:left="4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700"/>
        </w:tabs>
        <w:ind w:left="400" w:firstLine="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tabs>
          <w:tab w:val="left" w:pos="700"/>
          <w:tab w:val="num" w:pos="812"/>
        </w:tabs>
        <w:ind w:left="512" w:firstLine="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tabs>
          <w:tab w:val="left" w:pos="700"/>
          <w:tab w:val="num" w:pos="924"/>
        </w:tabs>
        <w:ind w:left="624" w:firstLine="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00"/>
          <w:tab w:val="num" w:pos="1036"/>
        </w:tabs>
        <w:ind w:left="736" w:firstLine="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tabs>
          <w:tab w:val="left" w:pos="700"/>
          <w:tab w:val="num" w:pos="1148"/>
        </w:tabs>
        <w:ind w:left="848" w:firstLine="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tabs>
          <w:tab w:val="left" w:pos="700"/>
          <w:tab w:val="num" w:pos="1260"/>
        </w:tabs>
        <w:ind w:left="960" w:firstLine="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00"/>
          <w:tab w:val="num" w:pos="1372"/>
        </w:tabs>
        <w:ind w:left="1072" w:firstLine="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tabs>
          <w:tab w:val="left" w:pos="700"/>
          <w:tab w:val="num" w:pos="1484"/>
        </w:tabs>
        <w:ind w:left="1184" w:firstLine="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tabs>
          <w:tab w:val="num" w:pos="700"/>
        </w:tabs>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0"/>
          <w:tab w:val="num" w:pos="1440"/>
        </w:tabs>
        <w:ind w:left="1460" w:hanging="3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0"/>
          <w:tab w:val="num" w:pos="2160"/>
        </w:tabs>
        <w:ind w:left="2180" w:hanging="3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0"/>
          <w:tab w:val="num" w:pos="2880"/>
        </w:tabs>
        <w:ind w:left="2900" w:hanging="3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0"/>
          <w:tab w:val="num" w:pos="3600"/>
        </w:tabs>
        <w:ind w:left="3620" w:hanging="3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0"/>
          <w:tab w:val="num" w:pos="4320"/>
        </w:tabs>
        <w:ind w:left="4340" w:hanging="3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0"/>
          <w:tab w:val="num" w:pos="5040"/>
        </w:tabs>
        <w:ind w:left="5060" w:hanging="3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0"/>
          <w:tab w:val="num" w:pos="5760"/>
        </w:tabs>
        <w:ind w:left="5780" w:hanging="3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0"/>
          <w:tab w:val="num" w:pos="6480"/>
        </w:tabs>
        <w:ind w:left="6500" w:hanging="3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0"/>
    <w:lvlOverride w:ilvl="0">
      <w:lvl w:ilvl="0">
        <w:start w:val="1"/>
        <w:numFmt w:val="decimal"/>
        <w:suff w:val="tab"/>
        <w:lvlText w:val="%1."/>
        <w:lvlJc w:val="left"/>
        <w:pPr>
          <w:ind w:left="700" w:hanging="30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num" w:pos="688"/>
          </w:tabs>
          <w:ind w:left="4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left" w:pos="688"/>
            <w:tab w:val="num" w:pos="800"/>
          </w:tabs>
          <w:ind w:left="512"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left" w:pos="688"/>
            <w:tab w:val="num" w:pos="912"/>
          </w:tabs>
          <w:ind w:left="624"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688"/>
            <w:tab w:val="num" w:pos="1024"/>
          </w:tabs>
          <w:ind w:left="736"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left" w:pos="688"/>
            <w:tab w:val="num" w:pos="1136"/>
          </w:tabs>
          <w:ind w:left="848"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left" w:pos="688"/>
            <w:tab w:val="num" w:pos="1248"/>
          </w:tabs>
          <w:ind w:left="96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688"/>
            <w:tab w:val="num" w:pos="1360"/>
          </w:tabs>
          <w:ind w:left="1072"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left" w:pos="688"/>
            <w:tab w:val="num" w:pos="1472"/>
          </w:tabs>
          <w:ind w:left="1184"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
    <w:abstractNumId w:val="10"/>
    <w:lvlOverride w:ilvl="0">
      <w:lvl w:ilvl="0">
        <w:start w:val="1"/>
        <w:numFmt w:val="decimal"/>
        <w:suff w:val="tab"/>
        <w:lvlText w:val="%1."/>
        <w:lvlJc w:val="left"/>
        <w:pPr>
          <w:ind w:left="700" w:hanging="30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num" w:pos="700"/>
          </w:tabs>
          <w:ind w:left="4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num" w:pos="800"/>
          </w:tabs>
          <w:ind w:left="5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left" w:pos="700"/>
            <w:tab w:val="num" w:pos="900"/>
          </w:tabs>
          <w:ind w:left="6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700"/>
            <w:tab w:val="num" w:pos="1000"/>
          </w:tabs>
          <w:ind w:left="7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left" w:pos="700"/>
            <w:tab w:val="num" w:pos="1100"/>
          </w:tabs>
          <w:ind w:left="8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left" w:pos="700"/>
            <w:tab w:val="num" w:pos="1200"/>
          </w:tabs>
          <w:ind w:left="9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700"/>
            <w:tab w:val="num" w:pos="1300"/>
          </w:tabs>
          <w:ind w:left="10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left" w:pos="700"/>
            <w:tab w:val="num" w:pos="1400"/>
          </w:tabs>
          <w:ind w:left="11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13"/>
  </w:num>
  <w:num w:numId="16">
    <w:abstractNumId w:val="12"/>
  </w:num>
  <w:num w:numId="17">
    <w:abstractNumId w:val="10"/>
    <w:lvlOverride w:ilvl="0">
      <w:lvl w:ilvl="0">
        <w:start w:val="1"/>
        <w:numFmt w:val="decimal"/>
        <w:suff w:val="tab"/>
        <w:lvlText w:val="%1."/>
        <w:lvlJc w:val="left"/>
        <w:pPr>
          <w:ind w:left="700" w:hanging="30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lowerLetter"/>
        <w:suff w:val="tab"/>
        <w:lvlText w:val="%2."/>
        <w:lvlJc w:val="left"/>
        <w:pPr>
          <w:tabs>
            <w:tab w:val="num" w:pos="686"/>
          </w:tabs>
          <w:ind w:left="4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left" w:pos="686"/>
            <w:tab w:val="num" w:pos="800"/>
          </w:tabs>
          <w:ind w:left="514"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left" w:pos="686"/>
            <w:tab w:val="num" w:pos="914"/>
          </w:tabs>
          <w:ind w:left="628"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686"/>
            <w:tab w:val="num" w:pos="1028"/>
          </w:tabs>
          <w:ind w:left="742"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left" w:pos="686"/>
            <w:tab w:val="num" w:pos="1142"/>
          </w:tabs>
          <w:ind w:left="856"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left" w:pos="686"/>
            <w:tab w:val="num" w:pos="1256"/>
          </w:tabs>
          <w:ind w:left="97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686"/>
            <w:tab w:val="num" w:pos="1370"/>
          </w:tabs>
          <w:ind w:left="1084"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left" w:pos="686"/>
            <w:tab w:val="num" w:pos="1484"/>
          </w:tabs>
          <w:ind w:left="1198"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
    <w:abstractNumId w:val="12"/>
    <w:lvlOverride w:ilvl="0">
      <w:lvl w:ilvl="0">
        <w:start w:val="1"/>
        <w:numFmt w:val="bullet"/>
        <w:suff w:val="tab"/>
        <w:lvlText w:val="-"/>
        <w:lvlJc w:val="left"/>
        <w:pPr>
          <w:tabs>
            <w:tab w:val="num" w:pos="686"/>
          </w:tabs>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686"/>
            <w:tab w:val="num" w:pos="1440"/>
          </w:tabs>
          <w:ind w:left="1474" w:hanging="39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686"/>
            <w:tab w:val="num" w:pos="2160"/>
          </w:tabs>
          <w:ind w:left="2194" w:hanging="39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686"/>
            <w:tab w:val="num" w:pos="2880"/>
          </w:tabs>
          <w:ind w:left="2914" w:hanging="39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686"/>
            <w:tab w:val="num" w:pos="3600"/>
          </w:tabs>
          <w:ind w:left="3634" w:hanging="39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686"/>
            <w:tab w:val="num" w:pos="4320"/>
          </w:tabs>
          <w:ind w:left="4354" w:hanging="39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686"/>
            <w:tab w:val="num" w:pos="5040"/>
          </w:tabs>
          <w:ind w:left="5074" w:hanging="39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686"/>
            <w:tab w:val="num" w:pos="5760"/>
          </w:tabs>
          <w:ind w:left="5794" w:hanging="39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686"/>
            <w:tab w:val="num" w:pos="6480"/>
          </w:tabs>
          <w:ind w:left="6514" w:hanging="39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
    <w:abstractNumId w:val="10"/>
    <w:lvlOverride w:ilvl="0">
      <w:lvl w:ilvl="0">
        <w:start w:val="1"/>
        <w:numFmt w:val="decimal"/>
        <w:suff w:val="tab"/>
        <w:lvlText w:val="%1."/>
        <w:lvlJc w:val="left"/>
        <w:pPr>
          <w:ind w:left="700" w:hanging="30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lowerLetter"/>
        <w:suff w:val="tab"/>
        <w:lvlText w:val="%2."/>
        <w:lvlJc w:val="left"/>
        <w:pPr>
          <w:tabs>
            <w:tab w:val="num" w:pos="700"/>
          </w:tabs>
          <w:ind w:left="4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num" w:pos="800"/>
          </w:tabs>
          <w:ind w:left="5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num" w:pos="900"/>
          </w:tabs>
          <w:ind w:left="6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num" w:pos="1000"/>
          </w:tabs>
          <w:ind w:left="7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num" w:pos="1100"/>
          </w:tabs>
          <w:ind w:left="8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num" w:pos="1200"/>
          </w:tabs>
          <w:ind w:left="9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num" w:pos="1300"/>
          </w:tabs>
          <w:ind w:left="10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num" w:pos="1400"/>
          </w:tabs>
          <w:ind w:left="11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
    <w:abstractNumId w:val="10"/>
    <w:lvlOverride w:ilvl="0">
      <w:lvl w:ilvl="0">
        <w:start w:val="1"/>
        <w:numFmt w:val="decimal"/>
        <w:suff w:val="tab"/>
        <w:lvlText w:val="%1."/>
        <w:lvlJc w:val="left"/>
        <w:pPr>
          <w:ind w:left="700" w:hanging="30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lowerLetter"/>
        <w:suff w:val="tab"/>
        <w:lvlText w:val="%2."/>
        <w:lvlJc w:val="left"/>
        <w:pPr>
          <w:tabs>
            <w:tab w:val="num" w:pos="686"/>
          </w:tabs>
          <w:ind w:left="4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num" w:pos="800"/>
          </w:tabs>
          <w:ind w:left="514"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num" w:pos="914"/>
          </w:tabs>
          <w:ind w:left="628"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num" w:pos="1028"/>
          </w:tabs>
          <w:ind w:left="742"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num" w:pos="1142"/>
          </w:tabs>
          <w:ind w:left="856"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num" w:pos="1256"/>
          </w:tabs>
          <w:ind w:left="97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num" w:pos="1370"/>
          </w:tabs>
          <w:ind w:left="1084"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num" w:pos="1484"/>
          </w:tabs>
          <w:ind w:left="1198"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1">
    <w:abstractNumId w:val="10"/>
    <w:lvlOverride w:ilvl="0">
      <w:lvl w:ilvl="0">
        <w:start w:val="1"/>
        <w:numFmt w:val="decimal"/>
        <w:suff w:val="tab"/>
        <w:lvlText w:val="%1."/>
        <w:lvlJc w:val="left"/>
        <w:pPr>
          <w:ind w:left="700" w:hanging="30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6"/>
      <w:lvl w:ilvl="1">
        <w:start w:val="6"/>
        <w:numFmt w:val="lowerLetter"/>
        <w:suff w:val="tab"/>
        <w:lvlText w:val="%2."/>
        <w:lvlJc w:val="left"/>
        <w:pPr>
          <w:tabs>
            <w:tab w:val="num" w:pos="660"/>
          </w:tabs>
          <w:ind w:left="4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left" w:pos="660"/>
            <w:tab w:val="num" w:pos="800"/>
          </w:tabs>
          <w:ind w:left="54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left" w:pos="660"/>
            <w:tab w:val="num" w:pos="940"/>
          </w:tabs>
          <w:ind w:left="68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660"/>
            <w:tab w:val="num" w:pos="1080"/>
          </w:tabs>
          <w:ind w:left="82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left" w:pos="660"/>
            <w:tab w:val="num" w:pos="1220"/>
          </w:tabs>
          <w:ind w:left="96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left" w:pos="660"/>
            <w:tab w:val="num" w:pos="1360"/>
          </w:tabs>
          <w:ind w:left="110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660"/>
            <w:tab w:val="num" w:pos="1500"/>
          </w:tabs>
          <w:ind w:left="124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left" w:pos="660"/>
            <w:tab w:val="num" w:pos="1640"/>
          </w:tabs>
          <w:ind w:left="1380" w:firstLine="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
    <w:abstractNumId w:val="12"/>
    <w:lvlOverride w:ilvl="0">
      <w:lvl w:ilvl="0">
        <w:start w:val="1"/>
        <w:numFmt w:val="bullet"/>
        <w:suff w:val="tab"/>
        <w:lvlText w:val="-"/>
        <w:lvlJc w:val="left"/>
        <w:pPr>
          <w:tabs>
            <w:tab w:val="num" w:pos="660"/>
          </w:tabs>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660"/>
            <w:tab w:val="num" w:pos="1440"/>
          </w:tabs>
          <w:ind w:left="1500" w:hanging="4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660"/>
            <w:tab w:val="num" w:pos="2160"/>
          </w:tabs>
          <w:ind w:left="2220" w:hanging="4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660"/>
            <w:tab w:val="num" w:pos="2880"/>
          </w:tabs>
          <w:ind w:left="2940" w:hanging="4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660"/>
            <w:tab w:val="num" w:pos="3600"/>
          </w:tabs>
          <w:ind w:left="3660" w:hanging="4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660"/>
            <w:tab w:val="num" w:pos="4320"/>
          </w:tabs>
          <w:ind w:left="4380" w:hanging="4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660"/>
            <w:tab w:val="num" w:pos="5040"/>
          </w:tabs>
          <w:ind w:left="5100" w:hanging="4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660"/>
            <w:tab w:val="num" w:pos="5760"/>
          </w:tabs>
          <w:ind w:left="5820" w:hanging="4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660"/>
            <w:tab w:val="num" w:pos="6480"/>
          </w:tabs>
          <w:ind w:left="6540" w:hanging="4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
    <w:abstractNumId w:val="10"/>
    <w:lvlOverride w:ilvl="0">
      <w:startOverride w:val="4"/>
    </w:lvlOverride>
  </w:num>
  <w:num w:numId="24">
    <w:abstractNumId w:val="10"/>
    <w:lvlOverride w:ilvl="0">
      <w:startOverride w:val="5"/>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character" w:styleId="Heading 1 Char">
    <w:name w:val="Heading 1 Char"/>
    <w:rPr>
      <w:rFonts w:ascii="Times New Roman" w:hAnsi="Times New Roman"/>
      <w:b w:val="1"/>
      <w:bCs w:val="1"/>
      <w:sz w:val="24"/>
      <w:szCs w:val="24"/>
      <w:lang w:val="en-US"/>
    </w:rPr>
  </w:style>
  <w:style w:type="character" w:styleId="Link">
    <w:name w:val="Link"/>
    <w:rPr>
      <w:color w:val="0563c1"/>
      <w:u w:val="single" w:color="0563c1"/>
    </w:rPr>
  </w:style>
  <w:style w:type="character" w:styleId="Hyperlink.0">
    <w:name w:val="Hyperlink.0"/>
    <w:basedOn w:val="Link"/>
    <w:next w:val="Hyperlink.0"/>
    <w:rPr>
      <w:rFonts w:ascii="Times New Roman" w:cs="Times New Roman" w:hAnsi="Times New Roman" w:eastAsia="Times New Roman"/>
      <w:b w:val="1"/>
      <w:bCs w:val="1"/>
      <w:sz w:val="24"/>
      <w:szCs w:val="24"/>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2f5496"/>
      <w:spacing w:val="0"/>
      <w:kern w:val="0"/>
      <w:position w:val="0"/>
      <w:sz w:val="32"/>
      <w:szCs w:val="32"/>
      <w:u w:val="none" w:color="2f5496"/>
      <w:vertAlign w:val="baseline"/>
      <w:lang w:val="en-US"/>
    </w:rPr>
  </w:style>
  <w:style w:type="paragraph" w:styleId="TOC 1">
    <w:name w:val="TOC 1"/>
    <w:next w:val="TOC 1"/>
    <w:pPr>
      <w:keepNext w:val="0"/>
      <w:keepLines w:val="0"/>
      <w:pageBreakBefore w:val="0"/>
      <w:widowControl w:val="1"/>
      <w:shd w:val="clear" w:color="auto" w:fill="auto"/>
      <w:tabs>
        <w:tab w:val="right" w:pos="9350" w:leader="dot"/>
      </w:tabs>
      <w:suppressAutoHyphens w:val="0"/>
      <w:bidi w:val="0"/>
      <w:spacing w:before="0" w:after="10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w:name w:val="Heading"/>
    <w:next w:val="Heading"/>
    <w:pPr>
      <w:keepNext w:val="0"/>
      <w:keepLines w:val="0"/>
      <w:pageBreakBefore w:val="0"/>
      <w:widowControl w:val="1"/>
      <w:shd w:val="clear" w:color="auto" w:fill="auto"/>
      <w:suppressAutoHyphens w:val="1"/>
      <w:bidi w:val="0"/>
      <w:spacing w:before="120" w:after="120" w:line="264" w:lineRule="auto"/>
      <w:ind w:left="0" w:right="0" w:firstLine="0"/>
      <w:jc w:val="both"/>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Text">
    <w:name w:val="Body Text"/>
    <w:next w:val="Body Text"/>
    <w:pPr>
      <w:keepNext w:val="0"/>
      <w:keepLines w:val="0"/>
      <w:pageBreakBefore w:val="0"/>
      <w:widowControl w:val="1"/>
      <w:shd w:val="clear" w:color="auto" w:fill="auto"/>
      <w:suppressAutoHyphens w:val="0"/>
      <w:bidi w:val="0"/>
      <w:spacing w:before="75" w:after="12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numbering" w:styleId="Imported Style 2">
    <w:name w:val="Imported Style 2"/>
    <w:pPr>
      <w:numPr>
        <w:numId w:val="3"/>
      </w:numPr>
    </w:pPr>
  </w:style>
  <w:style w:type="paragraph" w:styleId="Table Headings">
    <w:name w:val="Table Headings"/>
    <w:next w:val="Table Headings"/>
    <w:pPr>
      <w:keepNext w:val="1"/>
      <w:keepLines w:val="0"/>
      <w:pageBreakBefore w:val="0"/>
      <w:widowControl w:val="1"/>
      <w:shd w:val="clear" w:color="auto" w:fill="auto"/>
      <w:suppressAutoHyphens w:val="0"/>
      <w:bidi w:val="0"/>
      <w:spacing w:before="60" w:after="6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ffffff"/>
      <w:spacing w:val="0"/>
      <w:kern w:val="0"/>
      <w:position w:val="0"/>
      <w:sz w:val="22"/>
      <w:szCs w:val="22"/>
      <w:u w:val="none" w:color="ffffff"/>
      <w:vertAlign w:val="baseline"/>
      <w:lang w:val="en-US"/>
    </w:rPr>
  </w:style>
  <w:style w:type="paragraph" w:styleId="Table Text">
    <w:name w:val="Table Text"/>
    <w:next w:val="Table Text"/>
    <w:pPr>
      <w:keepNext w:val="0"/>
      <w:keepLines w:val="0"/>
      <w:pageBreakBefore w:val="0"/>
      <w:widowControl w:val="1"/>
      <w:shd w:val="clear" w:color="auto" w:fill="auto"/>
      <w:suppressAutoHyphens w:val="0"/>
      <w:bidi w:val="0"/>
      <w:spacing w:before="40" w:after="4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Space">
    <w:name w:val="Space"/>
    <w:next w:val="Spac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2"/>
      <w:szCs w:val="12"/>
      <w:u w:val="none" w:color="000000"/>
      <w:vertAlign w:val="baseline"/>
      <w:lang w:val="en-US"/>
    </w:rPr>
  </w:style>
  <w:style w:type="paragraph" w:styleId="pf0">
    <w:name w:val="pf0"/>
    <w:next w:val="pf0"/>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paragraph" w:styleId="Body A">
    <w:name w:val="Body A"/>
    <w:next w:val="Body A"/>
    <w:pPr>
      <w:keepNext w:val="0"/>
      <w:keepLines w:val="0"/>
      <w:pageBreakBefore w:val="0"/>
      <w:widowControl w:val="1"/>
      <w:shd w:val="clear" w:color="auto" w:fill="auto"/>
      <w:suppressAutoHyphens w:val="0"/>
      <w:bidi w:val="0"/>
      <w:spacing w:before="0" w:after="180" w:line="264"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6">
    <w:name w:val="Imported Style 6"/>
    <w:pPr>
      <w:numPr>
        <w:numId w:val="11"/>
      </w:numPr>
    </w:pPr>
  </w:style>
  <w:style w:type="numbering" w:styleId="Imported Style 7">
    <w:name w:val="Imported Style 7"/>
    <w:pPr>
      <w:numPr>
        <w:numId w:val="1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1.tif"/><Relationship Id="rId11" Type="http://schemas.openxmlformats.org/officeDocument/2006/relationships/image" Target="media/image2.tif"/><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2.xml"/><Relationship Id="rId16" Type="http://schemas.openxmlformats.org/officeDocument/2006/relationships/comments" Target="comments.xml"/><Relationship Id="rId17" Type="http://schemas.microsoft.com/office/2011/relationships/commentsExtended" Target="commentsExtended.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Arial"/>
        <a:ea typeface="Arial"/>
        <a:cs typeface="Arial"/>
      </a:majorFont>
      <a:minorFont>
        <a:latin typeface="Arial"/>
        <a:ea typeface="Arial"/>
        <a:cs typeface="Arial"/>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